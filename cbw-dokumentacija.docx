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26B9A" w:rsidRDefault="00926B9A" w:rsidP="00926B9A">
      <w:pPr>
        <w:pStyle w:val="Heading1"/>
        <w:jc w:val="center"/>
      </w:pPr>
      <w:r w:rsidRPr="00926B9A">
        <w:t>COMPUTATIONAL BIOLOGY WORKSPACE</w:t>
      </w:r>
      <w:r w:rsidR="00331B75">
        <w:t xml:space="preserve"> (CBW)</w:t>
      </w:r>
      <w:r>
        <w:br/>
        <w:t>(hitri vodič okolja in kreiranja novega modula)</w:t>
      </w:r>
    </w:p>
    <w:p w:rsidR="00926B9A" w:rsidRDefault="00926B9A" w:rsidP="00926B9A"/>
    <w:p w:rsidR="00926B9A" w:rsidRDefault="00926B9A" w:rsidP="00926B9A">
      <w:pPr>
        <w:pStyle w:val="Heading2"/>
      </w:pPr>
      <w:r>
        <w:t>Okolje</w:t>
      </w:r>
    </w:p>
    <w:p w:rsidR="00926B9A" w:rsidRDefault="00926B9A" w:rsidP="00926B9A">
      <w:r>
        <w:t xml:space="preserve">Aplikacija </w:t>
      </w:r>
      <w:r w:rsidR="008F4257">
        <w:t xml:space="preserve">za svoje ogrodje </w:t>
      </w:r>
      <w:r>
        <w:t xml:space="preserve">uporablja </w:t>
      </w:r>
      <w:r w:rsidRPr="008F4257">
        <w:rPr>
          <w:i/>
        </w:rPr>
        <w:t>NetBeans Platform</w:t>
      </w:r>
      <w:r w:rsidR="00543D96">
        <w:t>. Za najboljšo kompatibilnost razvijanj</w:t>
      </w:r>
      <w:r w:rsidR="008F4257">
        <w:t>a</w:t>
      </w:r>
      <w:r w:rsidR="00543D96">
        <w:t xml:space="preserve"> je potrebno, da imate nameščeno različico </w:t>
      </w:r>
      <w:r w:rsidR="00543D96" w:rsidRPr="00761326">
        <w:rPr>
          <w:b/>
        </w:rPr>
        <w:t>NetBeans IDE 7.2.1</w:t>
      </w:r>
      <w:r w:rsidR="00543D96">
        <w:t>. Aplikacija je spisana za delovanje na Microsoft Windows operacijskem sistemu in zna imeti težave na drugih platformah (zaradi JavaFX knjižnjic, ki se nahajajo v ./</w:t>
      </w:r>
      <w:r w:rsidR="00543D96" w:rsidRPr="00543D96">
        <w:t>release</w:t>
      </w:r>
      <w:r w:rsidR="00543D96">
        <w:t>/</w:t>
      </w:r>
      <w:r w:rsidR="00543D96" w:rsidRPr="00543D96">
        <w:t>modules</w:t>
      </w:r>
      <w:r w:rsidR="00543D96">
        <w:t>/</w:t>
      </w:r>
      <w:r w:rsidR="00543D96" w:rsidRPr="00543D96">
        <w:t>bin</w:t>
      </w:r>
      <w:r w:rsidR="00543D96">
        <w:t>).</w:t>
      </w:r>
    </w:p>
    <w:p w:rsidR="00543D96" w:rsidRDefault="00543D96" w:rsidP="00926B9A"/>
    <w:p w:rsidR="00543D96" w:rsidRDefault="00543D96" w:rsidP="00543D96">
      <w:pPr>
        <w:pStyle w:val="Heading2"/>
      </w:pPr>
      <w:r>
        <w:t>Delovanje aplikacije</w:t>
      </w:r>
    </w:p>
    <w:p w:rsidR="00543D96" w:rsidRDefault="007702AE" w:rsidP="00543D96">
      <w:r>
        <w:t xml:space="preserve">Osnovna dva dela aplikacije sta </w:t>
      </w:r>
      <w:r w:rsidR="00B749BE" w:rsidRPr="008F4257">
        <w:rPr>
          <w:i/>
        </w:rPr>
        <w:t>Palette</w:t>
      </w:r>
      <w:r w:rsidR="008F4257">
        <w:t xml:space="preserve">, ki vsebuje razpoložljive gradnike </w:t>
      </w:r>
      <w:r w:rsidR="00457E41">
        <w:t>–</w:t>
      </w:r>
      <w:r w:rsidR="008F4257">
        <w:t xml:space="preserve"> </w:t>
      </w:r>
      <w:r w:rsidR="00457E41">
        <w:t>orodja (</w:t>
      </w:r>
      <w:r w:rsidR="00457E41">
        <w:rPr>
          <w:i/>
        </w:rPr>
        <w:t>tools</w:t>
      </w:r>
      <w:r w:rsidR="00457E41">
        <w:t>)</w:t>
      </w:r>
      <w:r w:rsidR="00B749BE">
        <w:t xml:space="preserve"> in </w:t>
      </w:r>
      <w:r w:rsidR="00B749BE" w:rsidRPr="008F4257">
        <w:rPr>
          <w:i/>
        </w:rPr>
        <w:t>Core window</w:t>
      </w:r>
      <w:r w:rsidR="00686C4D">
        <w:t xml:space="preserve"> </w:t>
      </w:r>
      <w:r w:rsidR="008F4257">
        <w:t xml:space="preserve">oziroma </w:t>
      </w:r>
      <w:r w:rsidR="00686C4D">
        <w:t xml:space="preserve">delovna površina, </w:t>
      </w:r>
      <w:r w:rsidR="008F4257">
        <w:t>v katero razpoložljive gradnike razmeščamo in med seboj povezujemo</w:t>
      </w:r>
      <w:r w:rsidR="00B749BE">
        <w:t>.</w:t>
      </w:r>
      <w:r w:rsidR="00686C4D">
        <w:t xml:space="preserve"> </w:t>
      </w:r>
      <w:r w:rsidR="00457E41">
        <w:t xml:space="preserve">Orodja </w:t>
      </w:r>
      <w:r w:rsidR="00A46826">
        <w:t xml:space="preserve">v delovni površini obravnavamo kot </w:t>
      </w:r>
      <w:r w:rsidR="00686C4D">
        <w:t>vozlišča (</w:t>
      </w:r>
      <w:r w:rsidR="00686C4D" w:rsidRPr="00A46826">
        <w:rPr>
          <w:i/>
        </w:rPr>
        <w:t>nodes</w:t>
      </w:r>
      <w:r w:rsidR="00686C4D">
        <w:t xml:space="preserve">), </w:t>
      </w:r>
      <w:r w:rsidR="00A46826">
        <w:t xml:space="preserve">ki so medsebojno povezana z usmerjenimi povezavami, pri čemer usmerjenost povezav nakazuje tok podatkov. </w:t>
      </w:r>
      <w:r w:rsidR="00B749BE">
        <w:t xml:space="preserve"> </w:t>
      </w:r>
      <w:r w:rsidR="00457E41">
        <w:t xml:space="preserve">Orodja </w:t>
      </w:r>
      <w:r w:rsidR="00B749BE">
        <w:t xml:space="preserve">lahko </w:t>
      </w:r>
      <w:r w:rsidR="00457E41">
        <w:t xml:space="preserve">med seboj </w:t>
      </w:r>
      <w:r w:rsidR="00B749BE">
        <w:t xml:space="preserve">povežemo, tako da držimo tipko </w:t>
      </w:r>
      <w:r w:rsidR="00A46826" w:rsidRPr="00A46826">
        <w:rPr>
          <w:i/>
        </w:rPr>
        <w:t>Ctrl</w:t>
      </w:r>
      <w:r w:rsidR="00B749BE">
        <w:t xml:space="preserve"> in jih z miško </w:t>
      </w:r>
      <w:r w:rsidR="00A66039">
        <w:t>poklikamo</w:t>
      </w:r>
      <w:r w:rsidR="00B749BE">
        <w:t>.</w:t>
      </w:r>
    </w:p>
    <w:p w:rsidR="00686C4D" w:rsidRDefault="007E4026" w:rsidP="00926B9A">
      <w:pPr>
        <w:rPr>
          <w:noProof/>
          <w:lang w:eastAsia="sl-SI"/>
        </w:rPr>
      </w:pPr>
      <w:r>
        <w:rPr>
          <w:noProof/>
          <w:lang w:eastAsia="sl-SI"/>
        </w:rPr>
        <w:drawing>
          <wp:inline distT="0" distB="0" distL="0" distR="0" wp14:anchorId="13702FCC" wp14:editId="51E650CB">
            <wp:extent cx="5418161" cy="3431246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422515" cy="34340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86C4D" w:rsidRDefault="007E4026" w:rsidP="00926B9A">
      <w:pPr>
        <w:rPr>
          <w:noProof/>
          <w:lang w:eastAsia="sl-SI"/>
        </w:rPr>
      </w:pPr>
      <w:r>
        <w:rPr>
          <w:noProof/>
          <w:lang w:eastAsia="sl-SI"/>
        </w:rPr>
        <w:t xml:space="preserve">Čeprav aplikacija dopušča povezovanje vseh orodji med seboj je potrebno biti pazljiv, saj so orodja odvisna od predhonikov (predhodnik plot orodja mora </w:t>
      </w:r>
      <w:r w:rsidR="00DD1E00">
        <w:rPr>
          <w:noProof/>
          <w:lang w:eastAsia="sl-SI"/>
        </w:rPr>
        <w:t xml:space="preserve">na primer </w:t>
      </w:r>
      <w:r>
        <w:rPr>
          <w:noProof/>
          <w:lang w:eastAsia="sl-SI"/>
        </w:rPr>
        <w:t xml:space="preserve">biti engine). </w:t>
      </w:r>
      <w:r w:rsidR="00686C4D">
        <w:rPr>
          <w:noProof/>
          <w:lang w:eastAsia="sl-SI"/>
        </w:rPr>
        <w:t>Z desnim klikom na vozlišče se nam prikaže izpustni meni, ki nam ponudi brisanje ali dodatn</w:t>
      </w:r>
      <w:r w:rsidR="000E0257">
        <w:rPr>
          <w:noProof/>
          <w:lang w:eastAsia="sl-SI"/>
        </w:rPr>
        <w:t>o</w:t>
      </w:r>
      <w:r w:rsidR="00686C4D">
        <w:rPr>
          <w:noProof/>
          <w:lang w:eastAsia="sl-SI"/>
        </w:rPr>
        <w:t xml:space="preserve"> urejanj</w:t>
      </w:r>
      <w:r w:rsidR="000E0257">
        <w:rPr>
          <w:noProof/>
          <w:lang w:eastAsia="sl-SI"/>
        </w:rPr>
        <w:t>e</w:t>
      </w:r>
      <w:r w:rsidR="00686C4D">
        <w:rPr>
          <w:noProof/>
          <w:lang w:eastAsia="sl-SI"/>
        </w:rPr>
        <w:t xml:space="preserve"> orodja.</w:t>
      </w:r>
    </w:p>
    <w:p w:rsidR="006F4D46" w:rsidRDefault="005E638E" w:rsidP="00926B9A">
      <w:pPr>
        <w:rPr>
          <w:noProof/>
          <w:lang w:eastAsia="sl-SI"/>
        </w:rPr>
      </w:pPr>
      <w:r>
        <w:rPr>
          <w:noProof/>
          <w:lang w:eastAsia="sl-SI"/>
        </w:rPr>
        <w:t>Primer pravilnega povezovanja je viden na zgornji sliki.</w:t>
      </w:r>
      <w:r w:rsidR="0004560E">
        <w:rPr>
          <w:noProof/>
          <w:lang w:eastAsia="sl-SI"/>
        </w:rPr>
        <w:t xml:space="preserve"> Orodje </w:t>
      </w:r>
      <w:r w:rsidRPr="0004560E">
        <w:rPr>
          <w:i/>
          <w:noProof/>
          <w:lang w:eastAsia="sl-SI"/>
        </w:rPr>
        <w:t>PlotTool</w:t>
      </w:r>
      <w:r>
        <w:rPr>
          <w:noProof/>
          <w:lang w:eastAsia="sl-SI"/>
        </w:rPr>
        <w:t xml:space="preserve"> dobi podatke </w:t>
      </w:r>
      <w:r w:rsidR="0004560E">
        <w:rPr>
          <w:noProof/>
          <w:lang w:eastAsia="sl-SI"/>
        </w:rPr>
        <w:t>i</w:t>
      </w:r>
      <w:r>
        <w:rPr>
          <w:noProof/>
          <w:lang w:eastAsia="sl-SI"/>
        </w:rPr>
        <w:t>z</w:t>
      </w:r>
      <w:r w:rsidR="0004560E">
        <w:rPr>
          <w:noProof/>
          <w:lang w:eastAsia="sl-SI"/>
        </w:rPr>
        <w:t xml:space="preserve"> orodja</w:t>
      </w:r>
      <w:r>
        <w:rPr>
          <w:noProof/>
          <w:lang w:eastAsia="sl-SI"/>
        </w:rPr>
        <w:t xml:space="preserve"> </w:t>
      </w:r>
      <w:r w:rsidRPr="0004560E">
        <w:rPr>
          <w:i/>
          <w:noProof/>
          <w:lang w:eastAsia="sl-SI"/>
        </w:rPr>
        <w:t>EngineTool</w:t>
      </w:r>
      <w:r>
        <w:rPr>
          <w:noProof/>
          <w:lang w:eastAsia="sl-SI"/>
        </w:rPr>
        <w:t xml:space="preserve">, ta pa </w:t>
      </w:r>
      <w:r w:rsidR="0004560E">
        <w:rPr>
          <w:noProof/>
          <w:lang w:eastAsia="sl-SI"/>
        </w:rPr>
        <w:t>i</w:t>
      </w:r>
      <w:r>
        <w:rPr>
          <w:noProof/>
          <w:lang w:eastAsia="sl-SI"/>
        </w:rPr>
        <w:t>z</w:t>
      </w:r>
      <w:r w:rsidR="0004560E">
        <w:rPr>
          <w:noProof/>
          <w:lang w:eastAsia="sl-SI"/>
        </w:rPr>
        <w:t xml:space="preserve"> orodja </w:t>
      </w:r>
      <w:r w:rsidR="0004560E" w:rsidRPr="0004560E">
        <w:rPr>
          <w:i/>
          <w:noProof/>
          <w:lang w:eastAsia="sl-SI"/>
        </w:rPr>
        <w:t>ModelTool</w:t>
      </w:r>
      <w:r>
        <w:rPr>
          <w:noProof/>
          <w:lang w:eastAsia="sl-SI"/>
        </w:rPr>
        <w:t xml:space="preserve">. </w:t>
      </w:r>
    </w:p>
    <w:p w:rsidR="006F4D46" w:rsidRDefault="006F4D46" w:rsidP="006F4D46">
      <w:pPr>
        <w:rPr>
          <w:noProof/>
          <w:lang w:eastAsia="sl-SI"/>
        </w:rPr>
      </w:pPr>
      <w:r>
        <w:rPr>
          <w:noProof/>
          <w:lang w:eastAsia="sl-SI"/>
        </w:rPr>
        <w:br w:type="page"/>
      </w:r>
    </w:p>
    <w:p w:rsidR="00B456B8" w:rsidRDefault="00B456B8" w:rsidP="006F4D46">
      <w:pPr>
        <w:pStyle w:val="Heading2"/>
        <w:rPr>
          <w:noProof/>
          <w:lang w:eastAsia="sl-SI"/>
        </w:rPr>
      </w:pPr>
      <w:r>
        <w:rPr>
          <w:noProof/>
          <w:lang w:eastAsia="sl-SI"/>
        </w:rPr>
        <w:lastRenderedPageBreak/>
        <w:drawing>
          <wp:anchor distT="0" distB="0" distL="114300" distR="114300" simplePos="0" relativeHeight="251659264" behindDoc="0" locked="0" layoutInCell="1" allowOverlap="1" wp14:anchorId="213E63FF" wp14:editId="718F0048">
            <wp:simplePos x="0" y="0"/>
            <wp:positionH relativeFrom="column">
              <wp:posOffset>4203065</wp:posOffset>
            </wp:positionH>
            <wp:positionV relativeFrom="line">
              <wp:posOffset>-152400</wp:posOffset>
            </wp:positionV>
            <wp:extent cx="1973580" cy="2640330"/>
            <wp:effectExtent l="0" t="0" r="7620" b="762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3580" cy="2640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sl-SI"/>
        </w:rPr>
        <w:t xml:space="preserve">Struktura </w:t>
      </w:r>
      <w:del w:id="0" w:author="Sašo Petrovič" w:date="2012-12-15T13:29:00Z">
        <w:r w:rsidDel="005056F9">
          <w:rPr>
            <w:noProof/>
            <w:lang w:eastAsia="sl-SI"/>
          </w:rPr>
          <w:delText>p</w:delText>
        </w:r>
      </w:del>
      <w:r>
        <w:rPr>
          <w:noProof/>
          <w:lang w:eastAsia="sl-SI"/>
        </w:rPr>
        <w:t>a</w:t>
      </w:r>
      <w:ins w:id="1" w:author="Sašo Petrovič" w:date="2012-12-15T13:45:00Z">
        <w:r w:rsidR="00130C37">
          <w:rPr>
            <w:noProof/>
            <w:lang w:eastAsia="sl-SI"/>
          </w:rPr>
          <w:t>p</w:t>
        </w:r>
      </w:ins>
      <w:r>
        <w:rPr>
          <w:noProof/>
          <w:lang w:eastAsia="sl-SI"/>
        </w:rPr>
        <w:t>likacije</w:t>
      </w:r>
    </w:p>
    <w:p w:rsidR="00B456B8" w:rsidRDefault="00B456B8" w:rsidP="00B456B8">
      <w:pPr>
        <w:rPr>
          <w:lang w:eastAsia="sl-SI"/>
        </w:rPr>
      </w:pPr>
      <w:r>
        <w:rPr>
          <w:lang w:eastAsia="sl-SI"/>
        </w:rPr>
        <w:t>Aplikacija je razdeljena</w:t>
      </w:r>
      <w:r w:rsidR="00FC20D8">
        <w:rPr>
          <w:lang w:eastAsia="sl-SI"/>
        </w:rPr>
        <w:t xml:space="preserve"> na</w:t>
      </w:r>
      <w:r>
        <w:rPr>
          <w:lang w:eastAsia="sl-SI"/>
        </w:rPr>
        <w:t xml:space="preserve"> glavne module in razširitve. Glavni moduli so:</w:t>
      </w:r>
    </w:p>
    <w:p w:rsidR="00B456B8" w:rsidRDefault="00B456B8" w:rsidP="00B456B8">
      <w:pPr>
        <w:pStyle w:val="ListParagraph"/>
        <w:numPr>
          <w:ilvl w:val="0"/>
          <w:numId w:val="1"/>
        </w:numPr>
        <w:rPr>
          <w:lang w:eastAsia="sl-SI"/>
        </w:rPr>
      </w:pPr>
      <w:r w:rsidRPr="00C558EE">
        <w:rPr>
          <w:b/>
          <w:i/>
          <w:lang w:eastAsia="sl-SI"/>
        </w:rPr>
        <w:t>Core</w:t>
      </w:r>
      <w:r>
        <w:rPr>
          <w:lang w:eastAsia="sl-SI"/>
        </w:rPr>
        <w:t xml:space="preserve">: glavno okno, ki se odpre ob zagonu aplikacije in je ogrodje za </w:t>
      </w:r>
      <w:r w:rsidRPr="00C558EE">
        <w:rPr>
          <w:i/>
          <w:lang w:eastAsia="sl-SI"/>
        </w:rPr>
        <w:t>ToolGraph</w:t>
      </w:r>
      <w:r>
        <w:rPr>
          <w:lang w:eastAsia="sl-SI"/>
        </w:rPr>
        <w:t xml:space="preserve"> in </w:t>
      </w:r>
      <w:r w:rsidRPr="00C558EE">
        <w:rPr>
          <w:i/>
          <w:lang w:eastAsia="sl-SI"/>
        </w:rPr>
        <w:t>ToolPalette</w:t>
      </w:r>
      <w:r>
        <w:rPr>
          <w:lang w:eastAsia="sl-SI"/>
        </w:rPr>
        <w:t xml:space="preserve"> module.</w:t>
      </w:r>
    </w:p>
    <w:p w:rsidR="00B456B8" w:rsidRDefault="00B456B8" w:rsidP="00B456B8">
      <w:pPr>
        <w:pStyle w:val="ListParagraph"/>
        <w:numPr>
          <w:ilvl w:val="0"/>
          <w:numId w:val="1"/>
        </w:numPr>
        <w:rPr>
          <w:lang w:eastAsia="sl-SI"/>
        </w:rPr>
      </w:pPr>
      <w:r w:rsidRPr="00C558EE">
        <w:rPr>
          <w:b/>
          <w:i/>
          <w:lang w:eastAsia="sl-SI"/>
        </w:rPr>
        <w:t>ToolGraph</w:t>
      </w:r>
      <w:r>
        <w:rPr>
          <w:lang w:eastAsia="sl-SI"/>
        </w:rPr>
        <w:t xml:space="preserve">: je implementacija </w:t>
      </w:r>
      <w:r w:rsidRPr="00C558EE">
        <w:rPr>
          <w:i/>
          <w:lang w:eastAsia="sl-SI"/>
        </w:rPr>
        <w:t>GraphScene</w:t>
      </w:r>
      <w:r>
        <w:rPr>
          <w:lang w:eastAsia="sl-SI"/>
        </w:rPr>
        <w:t xml:space="preserve"> razreda in omogoča dodajanje vozlišč in povezovanje le teh.</w:t>
      </w:r>
      <w:r w:rsidR="00B8098D">
        <w:rPr>
          <w:lang w:eastAsia="sl-SI"/>
        </w:rPr>
        <w:t xml:space="preserve"> Tako imenovana </w:t>
      </w:r>
      <w:r w:rsidR="00B8098D" w:rsidRPr="00C558EE">
        <w:rPr>
          <w:i/>
          <w:lang w:eastAsia="sl-SI"/>
        </w:rPr>
        <w:t>delovna površina</w:t>
      </w:r>
      <w:r w:rsidR="00B8098D">
        <w:rPr>
          <w:lang w:eastAsia="sl-SI"/>
        </w:rPr>
        <w:t>.</w:t>
      </w:r>
    </w:p>
    <w:p w:rsidR="00B456B8" w:rsidRDefault="00B456B8" w:rsidP="00B456B8">
      <w:pPr>
        <w:pStyle w:val="ListParagraph"/>
        <w:numPr>
          <w:ilvl w:val="0"/>
          <w:numId w:val="1"/>
        </w:numPr>
        <w:rPr>
          <w:lang w:eastAsia="sl-SI"/>
        </w:rPr>
      </w:pPr>
      <w:r w:rsidRPr="00C558EE">
        <w:rPr>
          <w:b/>
          <w:i/>
          <w:lang w:eastAsia="sl-SI"/>
        </w:rPr>
        <w:t>ToolPalette</w:t>
      </w:r>
      <w:r w:rsidRPr="00B456B8">
        <w:rPr>
          <w:lang w:eastAsia="sl-SI"/>
        </w:rPr>
        <w:t>:</w:t>
      </w:r>
      <w:r>
        <w:rPr>
          <w:lang w:eastAsia="sl-SI"/>
        </w:rPr>
        <w:t xml:space="preserve"> je posebno okno v </w:t>
      </w:r>
      <w:r w:rsidRPr="00C558EE">
        <w:rPr>
          <w:i/>
          <w:lang w:eastAsia="sl-SI"/>
        </w:rPr>
        <w:t>NetBeans</w:t>
      </w:r>
      <w:r>
        <w:rPr>
          <w:lang w:eastAsia="sl-SI"/>
        </w:rPr>
        <w:t xml:space="preserve"> platformi in se veže na obstoječe okno. </w:t>
      </w:r>
      <w:r w:rsidR="00151629">
        <w:rPr>
          <w:lang w:eastAsia="sl-SI"/>
        </w:rPr>
        <w:t xml:space="preserve">V tem primeru se veže na delovno površino in vsebuje vse module, ki so najavljeni </w:t>
      </w:r>
      <w:r w:rsidR="00151629" w:rsidRPr="00C558EE">
        <w:rPr>
          <w:i/>
          <w:lang w:eastAsia="sl-SI"/>
        </w:rPr>
        <w:t>NetBeans Lookup</w:t>
      </w:r>
      <w:r w:rsidR="00151629">
        <w:rPr>
          <w:lang w:eastAsia="sl-SI"/>
        </w:rPr>
        <w:t xml:space="preserve"> servisu in so otroci razreda </w:t>
      </w:r>
      <w:r w:rsidR="00151629" w:rsidRPr="00C558EE">
        <w:rPr>
          <w:i/>
          <w:lang w:eastAsia="sl-SI"/>
        </w:rPr>
        <w:t>GenericTool</w:t>
      </w:r>
      <w:r w:rsidR="00096E7B">
        <w:rPr>
          <w:lang w:eastAsia="sl-SI"/>
        </w:rPr>
        <w:t>.</w:t>
      </w:r>
    </w:p>
    <w:p w:rsidR="00096E7B" w:rsidRDefault="00096E7B" w:rsidP="00C7790A">
      <w:pPr>
        <w:pStyle w:val="ListParagraph"/>
        <w:numPr>
          <w:ilvl w:val="0"/>
          <w:numId w:val="1"/>
        </w:numPr>
        <w:rPr>
          <w:lang w:eastAsia="sl-SI"/>
        </w:rPr>
      </w:pPr>
      <w:r w:rsidRPr="00C558EE">
        <w:rPr>
          <w:b/>
          <w:i/>
          <w:lang w:eastAsia="sl-SI"/>
        </w:rPr>
        <w:t>GenericTool</w:t>
      </w:r>
      <w:r w:rsidRPr="00096E7B">
        <w:rPr>
          <w:lang w:eastAsia="sl-SI"/>
        </w:rPr>
        <w:t>:</w:t>
      </w:r>
      <w:r>
        <w:rPr>
          <w:lang w:eastAsia="sl-SI"/>
        </w:rPr>
        <w:t xml:space="preserve"> je </w:t>
      </w:r>
      <w:r w:rsidR="006A5044">
        <w:rPr>
          <w:lang w:eastAsia="sl-SI"/>
        </w:rPr>
        <w:t>paket</w:t>
      </w:r>
      <w:r>
        <w:rPr>
          <w:lang w:eastAsia="sl-SI"/>
        </w:rPr>
        <w:t xml:space="preserve"> za vse razširitvene module. Glavni razred je </w:t>
      </w:r>
      <w:r w:rsidRPr="00C558EE">
        <w:rPr>
          <w:i/>
          <w:lang w:eastAsia="sl-SI"/>
        </w:rPr>
        <w:t>AbstractGenericTool</w:t>
      </w:r>
      <w:r>
        <w:rPr>
          <w:lang w:eastAsia="sl-SI"/>
        </w:rPr>
        <w:t xml:space="preserve">, katerega dedujejo </w:t>
      </w:r>
      <w:r w:rsidR="00C558EE">
        <w:rPr>
          <w:lang w:eastAsia="sl-SI"/>
        </w:rPr>
        <w:t>v</w:t>
      </w:r>
      <w:r w:rsidR="00FD4E89">
        <w:rPr>
          <w:lang w:eastAsia="sl-SI"/>
        </w:rPr>
        <w:t xml:space="preserve">si ostali abstraktni razredi: </w:t>
      </w:r>
      <w:r w:rsidR="00FD4E89" w:rsidRPr="00C558EE">
        <w:rPr>
          <w:i/>
          <w:lang w:eastAsia="sl-SI"/>
        </w:rPr>
        <w:t>AbstractEngineTool</w:t>
      </w:r>
      <w:r w:rsidR="00FD4E89">
        <w:rPr>
          <w:lang w:eastAsia="sl-SI"/>
        </w:rPr>
        <w:t xml:space="preserve">, </w:t>
      </w:r>
      <w:r w:rsidRPr="00C558EE">
        <w:rPr>
          <w:i/>
          <w:lang w:eastAsia="sl-SI"/>
        </w:rPr>
        <w:t>AbstractPlotTool</w:t>
      </w:r>
      <w:r w:rsidR="00FD4E89">
        <w:rPr>
          <w:lang w:eastAsia="sl-SI"/>
        </w:rPr>
        <w:t xml:space="preserve">, </w:t>
      </w:r>
      <w:r w:rsidR="00FD4E89" w:rsidRPr="00C558EE">
        <w:rPr>
          <w:i/>
          <w:lang w:eastAsia="sl-SI"/>
        </w:rPr>
        <w:t>AbstractModelTool</w:t>
      </w:r>
      <w:r w:rsidR="00FD4E89">
        <w:rPr>
          <w:lang w:eastAsia="sl-SI"/>
        </w:rPr>
        <w:t xml:space="preserve"> in </w:t>
      </w:r>
      <w:r w:rsidR="00FD4E89" w:rsidRPr="00C558EE">
        <w:rPr>
          <w:i/>
          <w:lang w:eastAsia="sl-SI"/>
        </w:rPr>
        <w:t>AbstractParamEvalTool</w:t>
      </w:r>
      <w:r w:rsidR="00FD4E89">
        <w:rPr>
          <w:lang w:eastAsia="sl-SI"/>
        </w:rPr>
        <w:t xml:space="preserve"> (ki deduje </w:t>
      </w:r>
      <w:r w:rsidR="00FD4E89" w:rsidRPr="00C558EE">
        <w:rPr>
          <w:i/>
          <w:lang w:eastAsia="sl-SI"/>
        </w:rPr>
        <w:t>AbstractModelTool</w:t>
      </w:r>
      <w:r w:rsidR="00FD4E89">
        <w:rPr>
          <w:lang w:eastAsia="sl-SI"/>
        </w:rPr>
        <w:t xml:space="preserve">) </w:t>
      </w:r>
      <w:r>
        <w:rPr>
          <w:lang w:eastAsia="sl-SI"/>
        </w:rPr>
        <w:t xml:space="preserve">. Modul ima še </w:t>
      </w:r>
      <w:r w:rsidR="00151629">
        <w:rPr>
          <w:lang w:eastAsia="sl-SI"/>
        </w:rPr>
        <w:t xml:space="preserve">razred </w:t>
      </w:r>
      <w:r w:rsidRPr="00C558EE">
        <w:rPr>
          <w:i/>
          <w:lang w:eastAsia="sl-SI"/>
        </w:rPr>
        <w:t>ToolTopComponent</w:t>
      </w:r>
      <w:r>
        <w:rPr>
          <w:lang w:eastAsia="sl-SI"/>
        </w:rPr>
        <w:t>, katerega mora</w:t>
      </w:r>
      <w:r w:rsidR="00151629">
        <w:rPr>
          <w:lang w:eastAsia="sl-SI"/>
        </w:rPr>
        <w:t xml:space="preserve"> uporabiti vsak</w:t>
      </w:r>
      <w:r>
        <w:rPr>
          <w:lang w:eastAsia="sl-SI"/>
        </w:rPr>
        <w:t xml:space="preserve"> razširitveni</w:t>
      </w:r>
      <w:r w:rsidR="00151629">
        <w:rPr>
          <w:lang w:eastAsia="sl-SI"/>
        </w:rPr>
        <w:t xml:space="preserve"> modul</w:t>
      </w:r>
      <w:ins w:id="2" w:author="Sašo Petrovič" w:date="2012-12-15T15:51:00Z">
        <w:r w:rsidR="00C7790A">
          <w:rPr>
            <w:lang w:eastAsia="sl-SI"/>
          </w:rPr>
          <w:t>, ki bo imel grafični vmesnik ter</w:t>
        </w:r>
      </w:ins>
      <w:ins w:id="3" w:author="Sašo Petrovič" w:date="2012-12-15T15:53:00Z">
        <w:r w:rsidR="00A33946">
          <w:rPr>
            <w:lang w:eastAsia="sl-SI"/>
          </w:rPr>
          <w:t xml:space="preserve"> razred</w:t>
        </w:r>
      </w:ins>
      <w:ins w:id="4" w:author="Sašo Petrovič" w:date="2012-12-15T15:51:00Z">
        <w:r w:rsidR="00C7790A">
          <w:rPr>
            <w:lang w:eastAsia="sl-SI"/>
          </w:rPr>
          <w:t xml:space="preserve"> </w:t>
        </w:r>
        <w:r w:rsidR="00C7790A" w:rsidRPr="00A33946">
          <w:rPr>
            <w:i/>
            <w:lang w:eastAsia="sl-SI"/>
            <w:rPrChange w:id="5" w:author="Sašo Petrovič" w:date="2012-12-15T15:53:00Z">
              <w:rPr>
                <w:lang w:eastAsia="sl-SI"/>
              </w:rPr>
            </w:rPrChange>
          </w:rPr>
          <w:t>AbstractReactionType</w:t>
        </w:r>
        <w:r w:rsidR="00C7790A">
          <w:rPr>
            <w:lang w:eastAsia="sl-SI"/>
          </w:rPr>
          <w:t xml:space="preserve">, ki je namenjen prenašanju </w:t>
        </w:r>
      </w:ins>
      <w:ins w:id="6" w:author="Sašo Petrovič" w:date="2012-12-15T15:57:00Z">
        <w:r w:rsidR="00A33946">
          <w:rPr>
            <w:lang w:eastAsia="sl-SI"/>
          </w:rPr>
          <w:t>informacij reakcije med moduli</w:t>
        </w:r>
      </w:ins>
      <w:r>
        <w:rPr>
          <w:lang w:eastAsia="sl-SI"/>
        </w:rPr>
        <w:t>.</w:t>
      </w:r>
    </w:p>
    <w:p w:rsidR="00096E7B" w:rsidRDefault="00096E7B" w:rsidP="00096E7B">
      <w:pPr>
        <w:pStyle w:val="ListParagraph"/>
        <w:numPr>
          <w:ilvl w:val="0"/>
          <w:numId w:val="1"/>
        </w:numPr>
        <w:rPr>
          <w:lang w:eastAsia="sl-SI"/>
        </w:rPr>
      </w:pPr>
      <w:r w:rsidRPr="00C558EE">
        <w:rPr>
          <w:b/>
          <w:i/>
          <w:lang w:eastAsia="sl-SI"/>
        </w:rPr>
        <w:t>jfxt</w:t>
      </w:r>
      <w:r>
        <w:rPr>
          <w:b/>
          <w:lang w:eastAsia="sl-SI"/>
        </w:rPr>
        <w:t xml:space="preserve">: </w:t>
      </w:r>
      <w:r w:rsidR="00761326">
        <w:rPr>
          <w:lang w:eastAsia="sl-SI"/>
        </w:rPr>
        <w:t xml:space="preserve">knjižnica </w:t>
      </w:r>
      <w:r w:rsidR="00761326" w:rsidRPr="00C558EE">
        <w:rPr>
          <w:i/>
          <w:lang w:eastAsia="sl-SI"/>
        </w:rPr>
        <w:t>JavaFX</w:t>
      </w:r>
      <w:r w:rsidR="00761326">
        <w:rPr>
          <w:lang w:eastAsia="sl-SI"/>
        </w:rPr>
        <w:t>, za r</w:t>
      </w:r>
      <w:r>
        <w:rPr>
          <w:lang w:eastAsia="sl-SI"/>
        </w:rPr>
        <w:t>isanje grafov</w:t>
      </w:r>
    </w:p>
    <w:p w:rsidR="00761326" w:rsidRDefault="00761326" w:rsidP="00761326">
      <w:pPr>
        <w:rPr>
          <w:ins w:id="7" w:author="Sašo Petrovič" w:date="2012-12-15T13:45:00Z"/>
          <w:lang w:eastAsia="sl-SI"/>
        </w:rPr>
      </w:pPr>
      <w:r>
        <w:rPr>
          <w:lang w:eastAsia="sl-SI"/>
        </w:rPr>
        <w:t>Ostali moduli so razširitveni demo moduli, ki nakazujejo delovanje in uporabo.</w:t>
      </w:r>
    </w:p>
    <w:p w:rsidR="00130C37" w:rsidRDefault="00130C37" w:rsidP="00130C37">
      <w:pPr>
        <w:pStyle w:val="Heading2"/>
        <w:rPr>
          <w:ins w:id="8" w:author="Sašo Petrovič" w:date="2012-12-15T13:46:00Z"/>
          <w:lang w:eastAsia="sl-SI"/>
        </w:rPr>
        <w:pPrChange w:id="9" w:author="Sašo Petrovič" w:date="2012-12-15T13:46:00Z">
          <w:pPr/>
        </w:pPrChange>
      </w:pPr>
      <w:ins w:id="10" w:author="Sašo Petrovič" w:date="2012-12-15T13:46:00Z">
        <w:r>
          <w:rPr>
            <w:lang w:eastAsia="sl-SI"/>
          </w:rPr>
          <w:t>Generična orodja</w:t>
        </w:r>
      </w:ins>
    </w:p>
    <w:p w:rsidR="00130C37" w:rsidRDefault="00130C37" w:rsidP="00130C37">
      <w:pPr>
        <w:rPr>
          <w:ins w:id="11" w:author="Sašo Petrovič" w:date="2012-12-15T16:11:00Z"/>
          <w:lang w:eastAsia="sl-SI"/>
        </w:rPr>
      </w:pPr>
      <w:ins w:id="12" w:author="Sašo Petrovič" w:date="2012-12-15T13:47:00Z">
        <w:r>
          <w:rPr>
            <w:lang w:eastAsia="sl-SI"/>
          </w:rPr>
          <w:t>Vsa</w:t>
        </w:r>
      </w:ins>
      <w:ins w:id="13" w:author="Sašo Petrovič" w:date="2012-12-15T13:51:00Z">
        <w:r>
          <w:rPr>
            <w:lang w:eastAsia="sl-SI"/>
          </w:rPr>
          <w:t xml:space="preserve"> generična orodja so </w:t>
        </w:r>
      </w:ins>
      <w:ins w:id="14" w:author="Sašo Petrovič" w:date="2012-12-15T13:52:00Z">
        <w:r>
          <w:rPr>
            <w:lang w:eastAsia="sl-SI"/>
          </w:rPr>
          <w:t xml:space="preserve">abstraktne implementacije abstraktnega razreda </w:t>
        </w:r>
      </w:ins>
      <w:ins w:id="15" w:author="Sašo Petrovič" w:date="2012-12-15T16:06:00Z">
        <w:r w:rsidR="004B30A1" w:rsidRPr="002924D4">
          <w:rPr>
            <w:i/>
            <w:lang w:eastAsia="sl-SI"/>
          </w:rPr>
          <w:t>AbstractReactionType</w:t>
        </w:r>
        <w:r w:rsidR="004B30A1">
          <w:rPr>
            <w:lang w:eastAsia="sl-SI"/>
          </w:rPr>
          <w:t xml:space="preserve">. </w:t>
        </w:r>
      </w:ins>
      <w:ins w:id="16" w:author="Sašo Petrovič" w:date="2012-12-15T16:07:00Z">
        <w:r w:rsidR="004B30A1">
          <w:rPr>
            <w:lang w:eastAsia="sl-SI"/>
          </w:rPr>
          <w:t>Vsak</w:t>
        </w:r>
      </w:ins>
      <w:ins w:id="17" w:author="Sašo Petrovič" w:date="2012-12-15T16:08:00Z">
        <w:r w:rsidR="004B30A1">
          <w:rPr>
            <w:lang w:eastAsia="sl-SI"/>
          </w:rPr>
          <w:t xml:space="preserve"> razred oziroma orodje ima svoj</w:t>
        </w:r>
      </w:ins>
      <w:ins w:id="18" w:author="Sašo Petrovič" w:date="2012-12-15T16:09:00Z">
        <w:r w:rsidR="004B30A1">
          <w:rPr>
            <w:lang w:eastAsia="sl-SI"/>
          </w:rPr>
          <w:t xml:space="preserve">o funkcijo. Za bolje razumevanje si </w:t>
        </w:r>
      </w:ins>
      <w:ins w:id="19" w:author="Sašo Petrovič" w:date="2012-12-15T16:10:00Z">
        <w:r w:rsidR="004B30A1">
          <w:rPr>
            <w:lang w:eastAsia="sl-SI"/>
          </w:rPr>
          <w:t>bomo tukaj bolj podrobno pogledali 4</w:t>
        </w:r>
      </w:ins>
      <w:ins w:id="20" w:author="Sašo Petrovič" w:date="2012-12-15T16:11:00Z">
        <w:r w:rsidR="004B30A1">
          <w:rPr>
            <w:lang w:eastAsia="sl-SI"/>
          </w:rPr>
          <w:t xml:space="preserve"> osnovne tipe</w:t>
        </w:r>
      </w:ins>
      <w:ins w:id="21" w:author="Sašo Petrovič" w:date="2012-12-15T16:10:00Z">
        <w:r w:rsidR="004B30A1">
          <w:rPr>
            <w:lang w:eastAsia="sl-SI"/>
          </w:rPr>
          <w:t xml:space="preserve"> orod</w:t>
        </w:r>
      </w:ins>
      <w:ins w:id="22" w:author="Sašo Petrovič" w:date="2012-12-15T16:11:00Z">
        <w:r w:rsidR="004B30A1">
          <w:rPr>
            <w:lang w:eastAsia="sl-SI"/>
          </w:rPr>
          <w:t>ji</w:t>
        </w:r>
      </w:ins>
      <w:ins w:id="23" w:author="Sašo Petrovič" w:date="2012-12-15T16:10:00Z">
        <w:r w:rsidR="004B30A1">
          <w:rPr>
            <w:lang w:eastAsia="sl-SI"/>
          </w:rPr>
          <w:t xml:space="preserve"> (mogoče je dodati tudi svojega).</w:t>
        </w:r>
      </w:ins>
    </w:p>
    <w:p w:rsidR="004B30A1" w:rsidRDefault="004B30A1" w:rsidP="009D41C8">
      <w:pPr>
        <w:pStyle w:val="ListParagraph"/>
        <w:numPr>
          <w:ilvl w:val="0"/>
          <w:numId w:val="8"/>
        </w:numPr>
        <w:rPr>
          <w:ins w:id="24" w:author="Sašo Petrovič" w:date="2012-12-15T16:29:00Z"/>
          <w:lang w:eastAsia="sl-SI"/>
        </w:rPr>
        <w:pPrChange w:id="25" w:author="Sašo Petrovič" w:date="2012-12-15T16:11:00Z">
          <w:pPr/>
        </w:pPrChange>
      </w:pPr>
      <w:ins w:id="26" w:author="Sašo Petrovič" w:date="2012-12-15T16:12:00Z">
        <w:r w:rsidRPr="004B30A1">
          <w:rPr>
            <w:b/>
            <w:i/>
            <w:lang w:eastAsia="sl-SI"/>
            <w:rPrChange w:id="27" w:author="Sašo Petrovič" w:date="2012-12-15T16:12:00Z">
              <w:rPr>
                <w:lang w:eastAsia="sl-SI"/>
              </w:rPr>
            </w:rPrChange>
          </w:rPr>
          <w:t>AbstractModelTool</w:t>
        </w:r>
        <w:r>
          <w:rPr>
            <w:lang w:eastAsia="sl-SI"/>
          </w:rPr>
          <w:t>: primarno orodje kjer definiramo reaktante, produkte, koeficiente</w:t>
        </w:r>
      </w:ins>
      <w:ins w:id="28" w:author="Sašo Petrovič" w:date="2012-12-15T16:13:00Z">
        <w:r>
          <w:rPr>
            <w:lang w:eastAsia="sl-SI"/>
          </w:rPr>
          <w:t xml:space="preserve">… </w:t>
        </w:r>
      </w:ins>
      <w:ins w:id="29" w:author="Sašo Petrovič" w:date="2012-12-15T16:16:00Z">
        <w:r>
          <w:rPr>
            <w:lang w:eastAsia="sl-SI"/>
          </w:rPr>
          <w:t xml:space="preserve">Zato </w:t>
        </w:r>
        <w:r>
          <w:rPr>
            <w:lang w:eastAsia="sl-SI"/>
          </w:rPr>
          <w:t xml:space="preserve">mora </w:t>
        </w:r>
        <w:r>
          <w:rPr>
            <w:lang w:eastAsia="sl-SI"/>
          </w:rPr>
          <w:t>m</w:t>
        </w:r>
      </w:ins>
      <w:ins w:id="30" w:author="Sašo Petrovič" w:date="2012-12-15T16:13:00Z">
        <w:r>
          <w:rPr>
            <w:lang w:eastAsia="sl-SI"/>
          </w:rPr>
          <w:t xml:space="preserve">odel biti prvo orodje </w:t>
        </w:r>
      </w:ins>
      <w:ins w:id="31" w:author="Sašo Petrovič" w:date="2012-12-15T16:15:00Z">
        <w:r>
          <w:rPr>
            <w:lang w:eastAsia="sl-SI"/>
          </w:rPr>
          <w:t xml:space="preserve">v mreži, ki jo kreiramo na delovni površini. </w:t>
        </w:r>
      </w:ins>
      <w:ins w:id="32" w:author="Sašo Petrovič" w:date="2012-12-15T16:17:00Z">
        <w:r w:rsidR="009D41C8">
          <w:rPr>
            <w:lang w:eastAsia="sl-SI"/>
          </w:rPr>
          <w:t xml:space="preserve">Model </w:t>
        </w:r>
      </w:ins>
      <w:ins w:id="33" w:author="Sašo Petrovič" w:date="2012-12-15T16:18:00Z">
        <w:r w:rsidR="009D41C8">
          <w:rPr>
            <w:lang w:eastAsia="sl-SI"/>
          </w:rPr>
          <w:t xml:space="preserve">ima dve spremenljivki, </w:t>
        </w:r>
      </w:ins>
      <w:ins w:id="34" w:author="Sašo Petrovič" w:date="2012-12-15T16:19:00Z">
        <w:r w:rsidR="009D41C8" w:rsidRPr="009D41C8">
          <w:rPr>
            <w:i/>
            <w:lang w:eastAsia="sl-SI"/>
            <w:rPrChange w:id="35" w:author="Sašo Petrovič" w:date="2012-12-15T16:19:00Z">
              <w:rPr>
                <w:lang w:eastAsia="sl-SI"/>
              </w:rPr>
            </w:rPrChange>
          </w:rPr>
          <w:t>species</w:t>
        </w:r>
        <w:r w:rsidR="009D41C8">
          <w:rPr>
            <w:lang w:eastAsia="sl-SI"/>
          </w:rPr>
          <w:t xml:space="preserve"> in </w:t>
        </w:r>
        <w:r w:rsidR="009D41C8" w:rsidRPr="009D41C8">
          <w:rPr>
            <w:i/>
            <w:lang w:eastAsia="sl-SI"/>
            <w:rPrChange w:id="36" w:author="Sašo Petrovič" w:date="2012-12-15T16:19:00Z">
              <w:rPr>
                <w:lang w:eastAsia="sl-SI"/>
              </w:rPr>
            </w:rPrChange>
          </w:rPr>
          <w:t>reactions</w:t>
        </w:r>
        <w:r w:rsidR="009D41C8">
          <w:rPr>
            <w:lang w:eastAsia="sl-SI"/>
          </w:rPr>
          <w:t xml:space="preserve">, ter njihove </w:t>
        </w:r>
        <w:r w:rsidR="009D41C8" w:rsidRPr="009D41C8">
          <w:rPr>
            <w:i/>
            <w:lang w:eastAsia="sl-SI"/>
            <w:rPrChange w:id="37" w:author="Sašo Petrovič" w:date="2012-12-15T16:19:00Z">
              <w:rPr>
                <w:lang w:eastAsia="sl-SI"/>
              </w:rPr>
            </w:rPrChange>
          </w:rPr>
          <w:t>set</w:t>
        </w:r>
        <w:r w:rsidR="009D41C8">
          <w:rPr>
            <w:lang w:eastAsia="sl-SI"/>
          </w:rPr>
          <w:t xml:space="preserve"> in </w:t>
        </w:r>
        <w:r w:rsidR="009D41C8" w:rsidRPr="009D41C8">
          <w:rPr>
            <w:i/>
            <w:lang w:eastAsia="sl-SI"/>
            <w:rPrChange w:id="38" w:author="Sašo Petrovič" w:date="2012-12-15T16:20:00Z">
              <w:rPr>
                <w:lang w:eastAsia="sl-SI"/>
              </w:rPr>
            </w:rPrChange>
          </w:rPr>
          <w:t>get</w:t>
        </w:r>
        <w:r w:rsidR="009D41C8">
          <w:rPr>
            <w:lang w:eastAsia="sl-SI"/>
          </w:rPr>
          <w:t xml:space="preserve"> metod</w:t>
        </w:r>
      </w:ins>
      <w:ins w:id="39" w:author="Sašo Petrovič" w:date="2012-12-15T16:20:00Z">
        <w:r w:rsidR="009D41C8">
          <w:rPr>
            <w:lang w:eastAsia="sl-SI"/>
          </w:rPr>
          <w:t>e. Obe spremenljivki sta tipa List</w:t>
        </w:r>
      </w:ins>
      <w:ins w:id="40" w:author="Sašo Petrovič" w:date="2012-12-15T16:21:00Z">
        <w:r w:rsidR="009D41C8">
          <w:rPr>
            <w:lang w:eastAsia="sl-SI"/>
          </w:rPr>
          <w:t>, le da</w:t>
        </w:r>
      </w:ins>
      <w:ins w:id="41" w:author="Sašo Petrovič" w:date="2012-12-15T16:23:00Z">
        <w:r w:rsidR="009D41C8">
          <w:rPr>
            <w:lang w:eastAsia="sl-SI"/>
          </w:rPr>
          <w:t xml:space="preserve"> je spremenljika</w:t>
        </w:r>
      </w:ins>
      <w:ins w:id="42" w:author="Sašo Petrovič" w:date="2012-12-15T16:21:00Z">
        <w:r w:rsidR="009D41C8">
          <w:rPr>
            <w:lang w:eastAsia="sl-SI"/>
          </w:rPr>
          <w:t xml:space="preserve"> </w:t>
        </w:r>
      </w:ins>
      <w:ins w:id="43" w:author="Sašo Petrovič" w:date="2012-12-15T16:23:00Z">
        <w:r w:rsidR="009D41C8" w:rsidRPr="00F006DF">
          <w:rPr>
            <w:i/>
            <w:lang w:eastAsia="sl-SI"/>
            <w:rPrChange w:id="44" w:author="Sašo Petrovič" w:date="2012-12-15T16:27:00Z">
              <w:rPr>
                <w:lang w:eastAsia="sl-SI"/>
              </w:rPr>
            </w:rPrChange>
          </w:rPr>
          <w:t>species</w:t>
        </w:r>
        <w:r w:rsidR="009D41C8">
          <w:rPr>
            <w:lang w:eastAsia="sl-SI"/>
          </w:rPr>
          <w:t>, seznam</w:t>
        </w:r>
      </w:ins>
      <w:ins w:id="45" w:author="Sašo Petrovič" w:date="2012-12-15T16:24:00Z">
        <w:r w:rsidR="009D41C8">
          <w:rPr>
            <w:lang w:eastAsia="sl-SI"/>
          </w:rPr>
          <w:t xml:space="preserve"> tipa </w:t>
        </w:r>
      </w:ins>
      <w:ins w:id="46" w:author="Sašo Petrovič" w:date="2012-12-15T16:23:00Z">
        <w:r w:rsidR="009D41C8">
          <w:rPr>
            <w:lang w:eastAsia="sl-SI"/>
          </w:rPr>
          <w:t>String</w:t>
        </w:r>
      </w:ins>
      <w:ins w:id="47" w:author="Sašo Petrovič" w:date="2012-12-15T16:24:00Z">
        <w:r w:rsidR="009D41C8">
          <w:rPr>
            <w:lang w:eastAsia="sl-SI"/>
          </w:rPr>
          <w:t xml:space="preserve">, v katerem hranimo seznam vseh kemijskih </w:t>
        </w:r>
      </w:ins>
      <w:ins w:id="48" w:author="Sašo Petrovič" w:date="2012-12-15T16:25:00Z">
        <w:r w:rsidR="009D41C8">
          <w:rPr>
            <w:lang w:eastAsia="sl-SI"/>
          </w:rPr>
          <w:t xml:space="preserve">zvrsti, spremenljivka </w:t>
        </w:r>
        <w:r w:rsidR="009D41C8" w:rsidRPr="00F006DF">
          <w:rPr>
            <w:i/>
            <w:lang w:eastAsia="sl-SI"/>
            <w:rPrChange w:id="49" w:author="Sašo Petrovič" w:date="2012-12-15T16:26:00Z">
              <w:rPr>
                <w:lang w:eastAsia="sl-SI"/>
              </w:rPr>
            </w:rPrChange>
          </w:rPr>
          <w:t>reactions</w:t>
        </w:r>
        <w:r w:rsidR="009D41C8">
          <w:rPr>
            <w:lang w:eastAsia="sl-SI"/>
          </w:rPr>
          <w:t xml:space="preserve"> pa je seznam </w:t>
        </w:r>
      </w:ins>
      <w:ins w:id="50" w:author="Sašo Petrovič" w:date="2012-12-15T16:26:00Z">
        <w:r w:rsidR="009D41C8">
          <w:rPr>
            <w:lang w:eastAsia="sl-SI"/>
          </w:rPr>
          <w:t xml:space="preserve">naše </w:t>
        </w:r>
      </w:ins>
      <w:ins w:id="51" w:author="Sašo Petrovič" w:date="2012-12-15T16:25:00Z">
        <w:r w:rsidR="009D41C8">
          <w:rPr>
            <w:lang w:eastAsia="sl-SI"/>
          </w:rPr>
          <w:t xml:space="preserve">implementacije </w:t>
        </w:r>
      </w:ins>
      <w:ins w:id="52" w:author="Sašo Petrovič" w:date="2012-12-15T16:26:00Z">
        <w:r w:rsidR="009D41C8">
          <w:rPr>
            <w:lang w:eastAsia="sl-SI"/>
          </w:rPr>
          <w:t xml:space="preserve">abstraktnega razreda </w:t>
        </w:r>
      </w:ins>
      <w:ins w:id="53" w:author="Sašo Petrovič" w:date="2012-12-15T16:25:00Z">
        <w:r w:rsidR="009D41C8" w:rsidRPr="002924D4">
          <w:rPr>
            <w:i/>
            <w:lang w:eastAsia="sl-SI"/>
          </w:rPr>
          <w:t>AbstractReactionType</w:t>
        </w:r>
      </w:ins>
      <w:ins w:id="54" w:author="Sašo Petrovič" w:date="2012-12-15T16:26:00Z">
        <w:r w:rsidR="009D41C8">
          <w:rPr>
            <w:lang w:eastAsia="sl-SI"/>
          </w:rPr>
          <w:t xml:space="preserve">. </w:t>
        </w:r>
      </w:ins>
      <w:ins w:id="55" w:author="Sašo Petrovič" w:date="2012-12-15T16:27:00Z">
        <w:r w:rsidR="00F006DF">
          <w:rPr>
            <w:lang w:eastAsia="sl-SI"/>
          </w:rPr>
          <w:t xml:space="preserve">Vsak element v spremenljivki </w:t>
        </w:r>
        <w:r w:rsidR="00F006DF" w:rsidRPr="002924D4">
          <w:rPr>
            <w:i/>
            <w:lang w:eastAsia="sl-SI"/>
          </w:rPr>
          <w:t>reactions</w:t>
        </w:r>
        <w:r w:rsidR="00F006DF">
          <w:rPr>
            <w:lang w:eastAsia="sl-SI"/>
          </w:rPr>
          <w:t xml:space="preserve">, predstavlja </w:t>
        </w:r>
      </w:ins>
      <w:ins w:id="56" w:author="Sašo Petrovič" w:date="2012-12-15T16:28:00Z">
        <w:r w:rsidR="00F006DF">
          <w:rPr>
            <w:lang w:eastAsia="sl-SI"/>
          </w:rPr>
          <w:t xml:space="preserve">reakcijo katero moramo sami definirati (reaktanti, produkti,…). </w:t>
        </w:r>
      </w:ins>
      <w:ins w:id="57" w:author="Sašo Petrovič" w:date="2012-12-15T16:43:00Z">
        <w:r w:rsidR="002A5DCF">
          <w:rPr>
            <w:lang w:eastAsia="sl-SI"/>
          </w:rPr>
          <w:t xml:space="preserve">Tako imajo nasledniki orodja (povezani na delovni površini) dostop do podatkov </w:t>
        </w:r>
      </w:ins>
      <w:ins w:id="58" w:author="Sašo Petrovič" w:date="2012-12-15T16:45:00Z">
        <w:r w:rsidR="002A5DCF">
          <w:rPr>
            <w:lang w:eastAsia="sl-SI"/>
          </w:rPr>
          <w:t xml:space="preserve">celotnega modela </w:t>
        </w:r>
      </w:ins>
      <w:ins w:id="59" w:author="Sašo Petrovič" w:date="2012-12-15T16:44:00Z">
        <w:r w:rsidR="002A5DCF">
          <w:rPr>
            <w:lang w:eastAsia="sl-SI"/>
          </w:rPr>
          <w:t xml:space="preserve">preko </w:t>
        </w:r>
        <w:r w:rsidR="002A5DCF" w:rsidRPr="002A5DCF">
          <w:rPr>
            <w:i/>
            <w:lang w:eastAsia="sl-SI"/>
            <w:rPrChange w:id="60" w:author="Sašo Petrovič" w:date="2012-12-15T16:44:00Z">
              <w:rPr>
                <w:lang w:eastAsia="sl-SI"/>
              </w:rPr>
            </w:rPrChange>
          </w:rPr>
          <w:t>get</w:t>
        </w:r>
        <w:r w:rsidR="002A5DCF">
          <w:rPr>
            <w:lang w:eastAsia="sl-SI"/>
          </w:rPr>
          <w:t xml:space="preserve"> metod.</w:t>
        </w:r>
      </w:ins>
    </w:p>
    <w:p w:rsidR="00F006DF" w:rsidRDefault="00F006DF" w:rsidP="009D41C8">
      <w:pPr>
        <w:pStyle w:val="ListParagraph"/>
        <w:numPr>
          <w:ilvl w:val="0"/>
          <w:numId w:val="8"/>
        </w:numPr>
        <w:rPr>
          <w:ins w:id="61" w:author="Sašo Petrovič" w:date="2012-12-16T17:57:00Z"/>
          <w:lang w:eastAsia="sl-SI"/>
        </w:rPr>
        <w:pPrChange w:id="62" w:author="Sašo Petrovič" w:date="2012-12-15T16:11:00Z">
          <w:pPr/>
        </w:pPrChange>
      </w:pPr>
      <w:ins w:id="63" w:author="Sašo Petrovič" w:date="2012-12-15T16:29:00Z">
        <w:r>
          <w:rPr>
            <w:b/>
            <w:i/>
            <w:lang w:eastAsia="sl-SI"/>
          </w:rPr>
          <w:t>AbstractParamEvalTool</w:t>
        </w:r>
        <w:r w:rsidRPr="00F006DF">
          <w:rPr>
            <w:lang w:eastAsia="sl-SI"/>
            <w:rPrChange w:id="64" w:author="Sašo Petrovič" w:date="2012-12-15T16:29:00Z">
              <w:rPr>
                <w:b/>
                <w:i/>
                <w:lang w:eastAsia="sl-SI"/>
              </w:rPr>
            </w:rPrChange>
          </w:rPr>
          <w:t>:</w:t>
        </w:r>
        <w:r>
          <w:rPr>
            <w:lang w:eastAsia="sl-SI"/>
          </w:rPr>
          <w:t xml:space="preserve"> orodje</w:t>
        </w:r>
      </w:ins>
      <w:ins w:id="65" w:author="Sašo Petrovič" w:date="2012-12-15T16:32:00Z">
        <w:r>
          <w:rPr>
            <w:lang w:eastAsia="sl-SI"/>
          </w:rPr>
          <w:t xml:space="preserve"> </w:t>
        </w:r>
      </w:ins>
      <w:ins w:id="66" w:author="Sašo Petrovič" w:date="2012-12-15T16:29:00Z">
        <w:r>
          <w:rPr>
            <w:lang w:eastAsia="sl-SI"/>
          </w:rPr>
          <w:t xml:space="preserve">deduje </w:t>
        </w:r>
      </w:ins>
      <w:ins w:id="67" w:author="Sašo Petrovič" w:date="2012-12-15T16:30:00Z">
        <w:r w:rsidRPr="00F006DF">
          <w:rPr>
            <w:i/>
            <w:lang w:eastAsia="sl-SI"/>
            <w:rPrChange w:id="68" w:author="Sašo Petrovič" w:date="2012-12-15T16:30:00Z">
              <w:rPr>
                <w:lang w:eastAsia="sl-SI"/>
              </w:rPr>
            </w:rPrChange>
          </w:rPr>
          <w:t>A</w:t>
        </w:r>
      </w:ins>
      <w:ins w:id="69" w:author="Sašo Petrovič" w:date="2012-12-15T16:29:00Z">
        <w:r w:rsidRPr="00F006DF">
          <w:rPr>
            <w:i/>
            <w:lang w:eastAsia="sl-SI"/>
            <w:rPrChange w:id="70" w:author="Sašo Petrovič" w:date="2012-12-15T16:30:00Z">
              <w:rPr>
                <w:lang w:eastAsia="sl-SI"/>
              </w:rPr>
            </w:rPrChange>
          </w:rPr>
          <w:t>bstractModelTool</w:t>
        </w:r>
      </w:ins>
      <w:ins w:id="71" w:author="Sašo Petrovič" w:date="2012-12-15T16:30:00Z">
        <w:r>
          <w:rPr>
            <w:lang w:eastAsia="sl-SI"/>
          </w:rPr>
          <w:t xml:space="preserve"> </w:t>
        </w:r>
      </w:ins>
      <w:ins w:id="72" w:author="Sašo Petrovič" w:date="2012-12-15T16:32:00Z">
        <w:r>
          <w:rPr>
            <w:lang w:eastAsia="sl-SI"/>
          </w:rPr>
          <w:t xml:space="preserve">ampak ni namenjeno definiranju reakcij, temveč </w:t>
        </w:r>
      </w:ins>
      <w:ins w:id="73" w:author="Sašo Petrovič" w:date="2012-12-15T16:35:00Z">
        <w:r>
          <w:rPr>
            <w:lang w:eastAsia="sl-SI"/>
          </w:rPr>
          <w:t>nam omogoča,</w:t>
        </w:r>
      </w:ins>
      <w:ins w:id="74" w:author="Sašo Petrovič" w:date="2012-12-15T16:31:00Z">
        <w:r>
          <w:rPr>
            <w:lang w:eastAsia="sl-SI"/>
          </w:rPr>
          <w:t xml:space="preserve"> da že definiran model </w:t>
        </w:r>
      </w:ins>
      <w:ins w:id="75" w:author="Sašo Petrovič" w:date="2012-12-15T16:34:00Z">
        <w:r>
          <w:rPr>
            <w:lang w:eastAsia="sl-SI"/>
          </w:rPr>
          <w:t xml:space="preserve">spremenimo </w:t>
        </w:r>
      </w:ins>
      <w:ins w:id="76" w:author="Sašo Petrovič" w:date="2012-12-15T16:36:00Z">
        <w:r w:rsidR="002A5DCF">
          <w:rPr>
            <w:lang w:eastAsia="sl-SI"/>
          </w:rPr>
          <w:t xml:space="preserve">ne da bi vplivali na </w:t>
        </w:r>
      </w:ins>
      <w:ins w:id="77" w:author="Sašo Petrovič" w:date="2012-12-15T16:37:00Z">
        <w:r w:rsidR="002A5DCF">
          <w:rPr>
            <w:lang w:eastAsia="sl-SI"/>
          </w:rPr>
          <w:t xml:space="preserve">izvirni model. </w:t>
        </w:r>
      </w:ins>
      <w:ins w:id="78" w:author="Sašo Petrovič" w:date="2012-12-15T16:39:00Z">
        <w:r w:rsidR="002A5DCF">
          <w:rPr>
            <w:lang w:eastAsia="sl-SI"/>
          </w:rPr>
          <w:t>Tako lahko simuliramo več nastavitev</w:t>
        </w:r>
      </w:ins>
      <w:ins w:id="79" w:author="Sašo Petrovič" w:date="2012-12-15T16:40:00Z">
        <w:r w:rsidR="002A5DCF">
          <w:rPr>
            <w:lang w:eastAsia="sl-SI"/>
          </w:rPr>
          <w:t xml:space="preserve"> hkrati. Ker deduje </w:t>
        </w:r>
        <w:r w:rsidR="002A5DCF" w:rsidRPr="002924D4">
          <w:rPr>
            <w:i/>
            <w:lang w:eastAsia="sl-SI"/>
          </w:rPr>
          <w:t>AbstractModelTool</w:t>
        </w:r>
      </w:ins>
      <w:ins w:id="80" w:author="Sašo Petrovič" w:date="2012-12-15T16:41:00Z">
        <w:r w:rsidR="002A5DCF">
          <w:rPr>
            <w:lang w:eastAsia="sl-SI"/>
          </w:rPr>
          <w:t xml:space="preserve"> ima </w:t>
        </w:r>
      </w:ins>
      <w:ins w:id="81" w:author="Sašo Petrovič" w:date="2012-12-15T16:50:00Z">
        <w:r w:rsidR="004C16D1">
          <w:rPr>
            <w:lang w:eastAsia="sl-SI"/>
          </w:rPr>
          <w:t xml:space="preserve">tudi ta razred že </w:t>
        </w:r>
        <w:r w:rsidR="004C16D1">
          <w:rPr>
            <w:lang w:eastAsia="sl-SI"/>
          </w:rPr>
          <w:t>definir</w:t>
        </w:r>
        <w:r w:rsidR="004C16D1">
          <w:rPr>
            <w:lang w:eastAsia="sl-SI"/>
          </w:rPr>
          <w:t>ane metode</w:t>
        </w:r>
      </w:ins>
      <w:ins w:id="82" w:author="Sašo Petrovič" w:date="2012-12-15T16:49:00Z">
        <w:r w:rsidR="004C16D1">
          <w:rPr>
            <w:lang w:eastAsia="sl-SI"/>
          </w:rPr>
          <w:t xml:space="preserve">, katere </w:t>
        </w:r>
      </w:ins>
      <w:ins w:id="83" w:author="Sašo Petrovič" w:date="2012-12-15T16:50:00Z">
        <w:r w:rsidR="004C16D1">
          <w:rPr>
            <w:lang w:eastAsia="sl-SI"/>
          </w:rPr>
          <w:t xml:space="preserve">pa </w:t>
        </w:r>
      </w:ins>
      <w:ins w:id="84" w:author="Sašo Petrovič" w:date="2012-12-15T16:46:00Z">
        <w:r w:rsidR="004C16D1">
          <w:rPr>
            <w:lang w:eastAsia="sl-SI"/>
          </w:rPr>
          <w:t xml:space="preserve">mora prepisati, </w:t>
        </w:r>
      </w:ins>
      <w:ins w:id="85" w:author="Sašo Petrovič" w:date="2012-12-15T16:47:00Z">
        <w:r w:rsidR="004C16D1">
          <w:rPr>
            <w:lang w:eastAsia="sl-SI"/>
          </w:rPr>
          <w:t>saj ne želimo vrač</w:t>
        </w:r>
      </w:ins>
      <w:ins w:id="86" w:author="Sašo Petrovič" w:date="2012-12-15T16:48:00Z">
        <w:r w:rsidR="004C16D1">
          <w:rPr>
            <w:lang w:eastAsia="sl-SI"/>
          </w:rPr>
          <w:t xml:space="preserve">a izvirne podatke temveč spremenjene. </w:t>
        </w:r>
      </w:ins>
      <w:ins w:id="87" w:author="Sašo Petrovič" w:date="2012-12-15T16:50:00Z">
        <w:r w:rsidR="001B0E4F">
          <w:rPr>
            <w:lang w:eastAsia="sl-SI"/>
          </w:rPr>
          <w:t>Paziti moramo tudi da naredimo svojo instanco podatkov</w:t>
        </w:r>
      </w:ins>
      <w:ins w:id="88" w:author="Sašo Petrovič" w:date="2012-12-15T16:51:00Z">
        <w:r w:rsidR="001B0E4F">
          <w:rPr>
            <w:lang w:eastAsia="sl-SI"/>
          </w:rPr>
          <w:t xml:space="preserve">, ter tako ne </w:t>
        </w:r>
      </w:ins>
      <w:ins w:id="89" w:author="Sašo Petrovič" w:date="2012-12-15T16:50:00Z">
        <w:r w:rsidR="001B0E4F">
          <w:rPr>
            <w:lang w:eastAsia="sl-SI"/>
          </w:rPr>
          <w:t xml:space="preserve">prepišemo </w:t>
        </w:r>
      </w:ins>
      <w:ins w:id="90" w:author="Sašo Petrovič" w:date="2012-12-15T16:51:00Z">
        <w:r w:rsidR="001B0E4F">
          <w:rPr>
            <w:lang w:eastAsia="sl-SI"/>
          </w:rPr>
          <w:t>izvornih.</w:t>
        </w:r>
      </w:ins>
    </w:p>
    <w:p w:rsidR="007C5CD9" w:rsidRDefault="007C5CD9" w:rsidP="00402A37">
      <w:pPr>
        <w:pStyle w:val="ListParagraph"/>
        <w:numPr>
          <w:ilvl w:val="0"/>
          <w:numId w:val="8"/>
        </w:numPr>
        <w:rPr>
          <w:ins w:id="91" w:author="Sašo Petrovič" w:date="2012-12-16T18:21:00Z"/>
          <w:lang w:eastAsia="sl-SI"/>
        </w:rPr>
        <w:pPrChange w:id="92" w:author="Sašo Petrovič" w:date="2012-12-15T16:11:00Z">
          <w:pPr/>
        </w:pPrChange>
      </w:pPr>
      <w:ins w:id="93" w:author="Sašo Petrovič" w:date="2012-12-16T18:08:00Z">
        <w:r w:rsidRPr="00E675D7">
          <w:rPr>
            <w:b/>
            <w:i/>
            <w:lang w:eastAsia="sl-SI"/>
            <w:rPrChange w:id="94" w:author="Sašo Petrovič" w:date="2012-12-16T18:08:00Z">
              <w:rPr>
                <w:lang w:eastAsia="sl-SI"/>
              </w:rPr>
            </w:rPrChange>
          </w:rPr>
          <w:t>Abstract</w:t>
        </w:r>
        <w:r w:rsidR="00E675D7" w:rsidRPr="00E675D7">
          <w:rPr>
            <w:b/>
            <w:i/>
            <w:lang w:eastAsia="sl-SI"/>
            <w:rPrChange w:id="95" w:author="Sašo Petrovič" w:date="2012-12-16T18:08:00Z">
              <w:rPr>
                <w:lang w:eastAsia="sl-SI"/>
              </w:rPr>
            </w:rPrChange>
          </w:rPr>
          <w:t>EngineTool</w:t>
        </w:r>
        <w:r w:rsidR="00E675D7">
          <w:rPr>
            <w:lang w:eastAsia="sl-SI"/>
          </w:rPr>
          <w:t xml:space="preserve">: ko že imamo definiran model, z </w:t>
        </w:r>
        <w:r w:rsidR="00E675D7" w:rsidRPr="00E675D7">
          <w:rPr>
            <w:i/>
            <w:lang w:eastAsia="sl-SI"/>
            <w:rPrChange w:id="96" w:author="Sašo Petrovič" w:date="2012-12-16T18:10:00Z">
              <w:rPr>
                <w:lang w:eastAsia="sl-SI"/>
              </w:rPr>
            </w:rPrChange>
          </w:rPr>
          <w:t>Engien</w:t>
        </w:r>
      </w:ins>
      <w:ins w:id="97" w:author="Sašo Petrovič" w:date="2012-12-16T18:10:00Z">
        <w:r w:rsidR="00E675D7">
          <w:rPr>
            <w:lang w:eastAsia="sl-SI"/>
          </w:rPr>
          <w:t xml:space="preserve"> orodjem definiramo začetno stanje </w:t>
        </w:r>
      </w:ins>
      <w:ins w:id="98" w:author="Sašo Petrovič" w:date="2012-12-16T18:11:00Z">
        <w:r w:rsidR="00E675D7">
          <w:rPr>
            <w:lang w:eastAsia="sl-SI"/>
          </w:rPr>
          <w:t xml:space="preserve">v sistemu </w:t>
        </w:r>
      </w:ins>
      <w:ins w:id="99" w:author="Sašo Petrovič" w:date="2012-12-16T18:10:00Z">
        <w:r w:rsidR="00E675D7">
          <w:rPr>
            <w:lang w:eastAsia="sl-SI"/>
          </w:rPr>
          <w:t xml:space="preserve">ter poženemo simulacijo. </w:t>
        </w:r>
      </w:ins>
      <w:ins w:id="100" w:author="Sašo Petrovič" w:date="2012-12-16T18:11:00Z">
        <w:r w:rsidR="00E675D7">
          <w:rPr>
            <w:lang w:eastAsia="sl-SI"/>
          </w:rPr>
          <w:t xml:space="preserve">Ker želimo </w:t>
        </w:r>
      </w:ins>
      <w:ins w:id="101" w:author="Sašo Petrovič" w:date="2012-12-16T18:15:00Z">
        <w:r w:rsidR="00E675D7">
          <w:rPr>
            <w:lang w:eastAsia="sl-SI"/>
          </w:rPr>
          <w:t xml:space="preserve">podatke </w:t>
        </w:r>
      </w:ins>
      <w:ins w:id="102" w:author="Sašo Petrovič" w:date="2012-12-16T18:16:00Z">
        <w:r w:rsidR="00E675D7">
          <w:rPr>
            <w:lang w:eastAsia="sl-SI"/>
          </w:rPr>
          <w:t xml:space="preserve">vizualizirati mora orodje implementirati metodo </w:t>
        </w:r>
        <w:r w:rsidR="00E675D7" w:rsidRPr="00E675D7">
          <w:rPr>
            <w:i/>
            <w:lang w:eastAsia="sl-SI"/>
            <w:rPrChange w:id="103" w:author="Sašo Petrovič" w:date="2012-12-16T18:16:00Z">
              <w:rPr>
                <w:lang w:eastAsia="sl-SI"/>
              </w:rPr>
            </w:rPrChange>
          </w:rPr>
          <w:t>getLineChartData</w:t>
        </w:r>
        <w:r w:rsidR="00E675D7">
          <w:rPr>
            <w:lang w:eastAsia="sl-SI"/>
          </w:rPr>
          <w:t xml:space="preserve">, ki vrača spremenljivko tipa </w:t>
        </w:r>
        <w:r w:rsidR="00E675D7" w:rsidRPr="00E675D7">
          <w:rPr>
            <w:i/>
            <w:lang w:eastAsia="sl-SI"/>
            <w:rPrChange w:id="104" w:author="Sašo Petrovič" w:date="2012-12-16T18:16:00Z">
              <w:rPr>
                <w:lang w:eastAsia="sl-SI"/>
              </w:rPr>
            </w:rPrChange>
          </w:rPr>
          <w:t>ObservableList&lt;XYChart.Series&lt;Double,Double&gt;&gt;</w:t>
        </w:r>
      </w:ins>
      <w:ins w:id="105" w:author="Sašo Petrovič" w:date="2012-12-16T18:17:00Z">
        <w:r w:rsidR="00E675D7">
          <w:rPr>
            <w:lang w:eastAsia="sl-SI"/>
          </w:rPr>
          <w:t xml:space="preserve">. </w:t>
        </w:r>
      </w:ins>
      <w:ins w:id="106" w:author="Sašo Petrovič" w:date="2012-12-16T18:20:00Z">
        <w:r w:rsidR="00402A37">
          <w:rPr>
            <w:lang w:eastAsia="sl-SI"/>
          </w:rPr>
          <w:t>Ker se spremenljivka neposredno prenese v inicializacijo grafa</w:t>
        </w:r>
      </w:ins>
      <w:ins w:id="107" w:author="Sašo Petrovič" w:date="2012-12-16T18:17:00Z">
        <w:r w:rsidR="00E675D7">
          <w:rPr>
            <w:lang w:eastAsia="sl-SI"/>
          </w:rPr>
          <w:t xml:space="preserve"> lahko </w:t>
        </w:r>
      </w:ins>
      <w:ins w:id="108" w:author="Sašo Petrovič" w:date="2012-12-16T18:20:00Z">
        <w:r w:rsidR="00402A37">
          <w:rPr>
            <w:lang w:eastAsia="sl-SI"/>
          </w:rPr>
          <w:t xml:space="preserve">tako </w:t>
        </w:r>
      </w:ins>
      <w:ins w:id="109" w:author="Sašo Petrovič" w:date="2012-12-16T18:18:00Z">
        <w:r w:rsidR="00E675D7">
          <w:rPr>
            <w:lang w:eastAsia="sl-SI"/>
          </w:rPr>
          <w:t>vplivamo kako se bodo podatki izrisali</w:t>
        </w:r>
      </w:ins>
      <w:ins w:id="110" w:author="Sašo Petrovič" w:date="2012-12-16T18:21:00Z">
        <w:r w:rsidR="00402A37">
          <w:rPr>
            <w:lang w:eastAsia="sl-SI"/>
          </w:rPr>
          <w:t xml:space="preserve">. Orodje ima tudi metodo </w:t>
        </w:r>
        <w:r w:rsidR="00402A37" w:rsidRPr="00402A37">
          <w:rPr>
            <w:i/>
            <w:lang w:eastAsia="sl-SI"/>
            <w:rPrChange w:id="111" w:author="Sašo Petrovič" w:date="2012-12-16T18:21:00Z">
              <w:rPr>
                <w:lang w:eastAsia="sl-SI"/>
              </w:rPr>
            </w:rPrChange>
          </w:rPr>
          <w:t>calculate</w:t>
        </w:r>
        <w:r w:rsidR="00402A37">
          <w:rPr>
            <w:lang w:eastAsia="sl-SI"/>
          </w:rPr>
          <w:t>, s katero naj bi sprožili izračun.</w:t>
        </w:r>
      </w:ins>
    </w:p>
    <w:p w:rsidR="00402A37" w:rsidRPr="004B30A1" w:rsidRDefault="00402A37" w:rsidP="00402A37">
      <w:pPr>
        <w:pStyle w:val="ListParagraph"/>
        <w:numPr>
          <w:ilvl w:val="0"/>
          <w:numId w:val="8"/>
        </w:numPr>
        <w:rPr>
          <w:lang w:eastAsia="sl-SI"/>
        </w:rPr>
        <w:pPrChange w:id="112" w:author="Sašo Petrovič" w:date="2012-12-15T16:11:00Z">
          <w:pPr/>
        </w:pPrChange>
      </w:pPr>
      <w:ins w:id="113" w:author="Sašo Petrovič" w:date="2012-12-16T18:21:00Z">
        <w:r>
          <w:rPr>
            <w:b/>
            <w:i/>
            <w:lang w:eastAsia="sl-SI"/>
          </w:rPr>
          <w:t>AbstractPlotTool</w:t>
        </w:r>
        <w:r w:rsidRPr="00402A37">
          <w:rPr>
            <w:lang w:eastAsia="sl-SI"/>
            <w:rPrChange w:id="114" w:author="Sašo Petrovič" w:date="2012-12-16T18:21:00Z">
              <w:rPr>
                <w:b/>
                <w:i/>
                <w:lang w:eastAsia="sl-SI"/>
              </w:rPr>
            </w:rPrChange>
          </w:rPr>
          <w:t>:</w:t>
        </w:r>
        <w:r>
          <w:rPr>
            <w:lang w:eastAsia="sl-SI"/>
          </w:rPr>
          <w:t xml:space="preserve"> </w:t>
        </w:r>
      </w:ins>
      <w:ins w:id="115" w:author="Sašo Petrovič" w:date="2012-12-16T18:22:00Z">
        <w:r>
          <w:rPr>
            <w:lang w:eastAsia="sl-SI"/>
          </w:rPr>
          <w:t xml:space="preserve">orodje namenjeno vizualizaciji rezultatov simulacije. </w:t>
        </w:r>
      </w:ins>
      <w:ins w:id="116" w:author="Sašo Petrovič" w:date="2012-12-16T18:34:00Z">
        <w:r w:rsidR="00F444D1">
          <w:rPr>
            <w:lang w:eastAsia="sl-SI"/>
          </w:rPr>
          <w:t xml:space="preserve">Predhodnik orodja na delovni površini mora biti tipa </w:t>
        </w:r>
        <w:r w:rsidR="00F444D1" w:rsidRPr="00F444D1">
          <w:rPr>
            <w:i/>
            <w:lang w:eastAsia="sl-SI"/>
            <w:rPrChange w:id="117" w:author="Sašo Petrovič" w:date="2012-12-16T18:35:00Z">
              <w:rPr>
                <w:lang w:eastAsia="sl-SI"/>
              </w:rPr>
            </w:rPrChange>
          </w:rPr>
          <w:t>AbstractEngineTool</w:t>
        </w:r>
      </w:ins>
      <w:ins w:id="118" w:author="Sašo Petrovič" w:date="2012-12-16T18:35:00Z">
        <w:r w:rsidR="00F444D1">
          <w:rPr>
            <w:lang w:eastAsia="sl-SI"/>
          </w:rPr>
          <w:t>, katerega podatke prika</w:t>
        </w:r>
      </w:ins>
      <w:ins w:id="119" w:author="Sašo Petrovič" w:date="2012-12-16T18:37:00Z">
        <w:r w:rsidR="00F444D1">
          <w:rPr>
            <w:lang w:eastAsia="sl-SI"/>
          </w:rPr>
          <w:t>že</w:t>
        </w:r>
      </w:ins>
      <w:ins w:id="120" w:author="Sašo Petrovič" w:date="2012-12-16T18:35:00Z">
        <w:r w:rsidR="00F444D1">
          <w:rPr>
            <w:lang w:eastAsia="sl-SI"/>
          </w:rPr>
          <w:t xml:space="preserve">. Za prikaz </w:t>
        </w:r>
      </w:ins>
      <w:ins w:id="121" w:author="Sašo Petrovič" w:date="2012-12-16T18:37:00Z">
        <w:r w:rsidR="00F444D1">
          <w:rPr>
            <w:lang w:eastAsia="sl-SI"/>
          </w:rPr>
          <w:t xml:space="preserve">naj bi </w:t>
        </w:r>
        <w:r w:rsidR="00F444D1">
          <w:rPr>
            <w:lang w:eastAsia="sl-SI"/>
          </w:rPr>
          <w:lastRenderedPageBreak/>
          <w:t>se uporabljala knjižnica JavaFX</w:t>
        </w:r>
      </w:ins>
      <w:ins w:id="122" w:author="Sašo Petrovič" w:date="2012-12-16T18:38:00Z">
        <w:r w:rsidR="00F444D1">
          <w:rPr>
            <w:lang w:eastAsia="sl-SI"/>
          </w:rPr>
          <w:t xml:space="preserve">, ki podpira </w:t>
        </w:r>
      </w:ins>
      <w:ins w:id="123" w:author="Sašo Petrovič" w:date="2012-12-16T18:39:00Z">
        <w:r w:rsidR="00F444D1">
          <w:rPr>
            <w:lang w:eastAsia="sl-SI"/>
          </w:rPr>
          <w:t>prikaz</w:t>
        </w:r>
      </w:ins>
      <w:ins w:id="124" w:author="Sašo Petrovič" w:date="2012-12-16T18:40:00Z">
        <w:r w:rsidR="00F444D1">
          <w:rPr>
            <w:lang w:eastAsia="sl-SI"/>
          </w:rPr>
          <w:t xml:space="preserve"> grafov različnega tipa</w:t>
        </w:r>
      </w:ins>
      <w:ins w:id="125" w:author="Sašo Petrovič" w:date="2012-12-16T18:38:00Z">
        <w:r w:rsidR="00F444D1">
          <w:rPr>
            <w:lang w:eastAsia="sl-SI"/>
          </w:rPr>
          <w:t xml:space="preserve"> in dinamično manipuliranj</w:t>
        </w:r>
      </w:ins>
      <w:ins w:id="126" w:author="Sašo Petrovič" w:date="2012-12-16T18:40:00Z">
        <w:r w:rsidR="00F444D1">
          <w:rPr>
            <w:lang w:eastAsia="sl-SI"/>
          </w:rPr>
          <w:t>e</w:t>
        </w:r>
      </w:ins>
      <w:bookmarkStart w:id="127" w:name="_GoBack"/>
      <w:bookmarkEnd w:id="127"/>
      <w:ins w:id="128" w:author="Sašo Petrovič" w:date="2012-12-16T18:38:00Z">
        <w:r w:rsidR="00F444D1">
          <w:rPr>
            <w:lang w:eastAsia="sl-SI"/>
          </w:rPr>
          <w:t>.</w:t>
        </w:r>
      </w:ins>
    </w:p>
    <w:p w:rsidR="007E4026" w:rsidRDefault="006F4D46" w:rsidP="006F4D46">
      <w:pPr>
        <w:pStyle w:val="Heading2"/>
        <w:rPr>
          <w:noProof/>
          <w:lang w:eastAsia="sl-SI"/>
        </w:rPr>
      </w:pPr>
      <w:r>
        <w:rPr>
          <w:noProof/>
          <w:lang w:eastAsia="sl-SI"/>
        </w:rPr>
        <w:t>Pisanje novega modula</w:t>
      </w:r>
    </w:p>
    <w:p w:rsidR="00761326" w:rsidRPr="006F4D46" w:rsidRDefault="00081D8D" w:rsidP="00081D8D">
      <w:pPr>
        <w:pStyle w:val="ListParagraph"/>
        <w:numPr>
          <w:ilvl w:val="0"/>
          <w:numId w:val="3"/>
        </w:numPr>
        <w:rPr>
          <w:lang w:eastAsia="sl-SI"/>
        </w:rPr>
      </w:pPr>
      <w:r>
        <w:rPr>
          <w:noProof/>
          <w:lang w:eastAsia="sl-SI"/>
        </w:rPr>
        <w:drawing>
          <wp:anchor distT="0" distB="0" distL="114300" distR="114300" simplePos="0" relativeHeight="251661312" behindDoc="0" locked="0" layoutInCell="1" allowOverlap="1" wp14:anchorId="0A4D2D7B" wp14:editId="4DD67E88">
            <wp:simplePos x="0" y="0"/>
            <wp:positionH relativeFrom="column">
              <wp:posOffset>886460</wp:posOffset>
            </wp:positionH>
            <wp:positionV relativeFrom="line">
              <wp:posOffset>372110</wp:posOffset>
            </wp:positionV>
            <wp:extent cx="2390140" cy="1990725"/>
            <wp:effectExtent l="0" t="0" r="0" b="9525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390140" cy="1990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61326">
        <w:rPr>
          <w:lang w:eastAsia="sl-SI"/>
        </w:rPr>
        <w:t xml:space="preserve">Začnemo tako, da s čarovnikom ustvarimo nov </w:t>
      </w:r>
      <w:r w:rsidR="00761326" w:rsidRPr="00081D8D">
        <w:rPr>
          <w:i/>
          <w:lang w:eastAsia="sl-SI"/>
        </w:rPr>
        <w:t>NetBeans module</w:t>
      </w:r>
      <w:r w:rsidR="00761326">
        <w:rPr>
          <w:lang w:eastAsia="sl-SI"/>
        </w:rPr>
        <w:t xml:space="preserve">. </w:t>
      </w:r>
    </w:p>
    <w:p w:rsidR="00686C4D" w:rsidRDefault="00686C4D" w:rsidP="00926B9A">
      <w:pPr>
        <w:rPr>
          <w:noProof/>
          <w:lang w:eastAsia="sl-SI"/>
        </w:rPr>
      </w:pPr>
    </w:p>
    <w:p w:rsidR="00486C4A" w:rsidRDefault="00486C4A" w:rsidP="00081D8D">
      <w:pPr>
        <w:pStyle w:val="ListParagraph"/>
        <w:numPr>
          <w:ilvl w:val="0"/>
          <w:numId w:val="3"/>
        </w:numPr>
        <w:rPr>
          <w:noProof/>
          <w:lang w:eastAsia="sl-SI"/>
        </w:rPr>
      </w:pPr>
      <w:r>
        <w:rPr>
          <w:noProof/>
          <w:lang w:eastAsia="sl-SI"/>
        </w:rPr>
        <w:t>Izberemo ime modula in se prepričamo, da je lokacija projekta znotraj glavnega projekta,</w:t>
      </w:r>
    </w:p>
    <w:p w:rsidR="00486C4A" w:rsidRDefault="00486C4A" w:rsidP="00926B9A">
      <w:pPr>
        <w:rPr>
          <w:noProof/>
          <w:lang w:eastAsia="sl-SI"/>
        </w:rPr>
      </w:pPr>
      <w:r>
        <w:rPr>
          <w:noProof/>
          <w:lang w:eastAsia="sl-SI"/>
        </w:rPr>
        <w:drawing>
          <wp:inline distT="0" distB="0" distL="0" distR="0" wp14:anchorId="56AE7A29" wp14:editId="7E914FC2">
            <wp:extent cx="2912400" cy="2145600"/>
            <wp:effectExtent l="0" t="0" r="254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2400" cy="214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C4A" w:rsidRDefault="00065BE1" w:rsidP="00065BE1">
      <w:pPr>
        <w:pStyle w:val="ListParagraph"/>
        <w:numPr>
          <w:ilvl w:val="0"/>
          <w:numId w:val="3"/>
        </w:numPr>
        <w:rPr>
          <w:noProof/>
          <w:lang w:eastAsia="sl-SI"/>
        </w:rPr>
      </w:pPr>
      <w:r>
        <w:rPr>
          <w:noProof/>
          <w:lang w:eastAsia="sl-SI"/>
        </w:rPr>
        <w:t>I</w:t>
      </w:r>
      <w:r w:rsidR="00486C4A">
        <w:rPr>
          <w:noProof/>
          <w:lang w:eastAsia="sl-SI"/>
        </w:rPr>
        <w:t>zberemo ime paketa in tako zaključimo s čarovnikom.</w:t>
      </w:r>
    </w:p>
    <w:p w:rsidR="00486C4A" w:rsidRDefault="00486C4A" w:rsidP="00926B9A">
      <w:pPr>
        <w:rPr>
          <w:noProof/>
          <w:lang w:eastAsia="sl-SI"/>
        </w:rPr>
      </w:pPr>
      <w:r>
        <w:rPr>
          <w:noProof/>
          <w:lang w:eastAsia="sl-SI"/>
        </w:rPr>
        <w:t xml:space="preserve"> </w:t>
      </w:r>
      <w:r>
        <w:rPr>
          <w:noProof/>
          <w:lang w:eastAsia="sl-SI"/>
        </w:rPr>
        <w:drawing>
          <wp:inline distT="0" distB="0" distL="0" distR="0" wp14:anchorId="25492A68" wp14:editId="02EC92C1">
            <wp:extent cx="2912400" cy="2145600"/>
            <wp:effectExtent l="0" t="0" r="254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2400" cy="214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EC0" w:rsidRDefault="00065BE1" w:rsidP="00065BE1">
      <w:pPr>
        <w:pStyle w:val="ListParagraph"/>
        <w:numPr>
          <w:ilvl w:val="0"/>
          <w:numId w:val="3"/>
        </w:numPr>
      </w:pPr>
      <w:r>
        <w:lastRenderedPageBreak/>
        <w:t>Ko</w:t>
      </w:r>
      <w:r w:rsidR="00486C4A">
        <w:t xml:space="preserve"> imamo nov modul, lahko začnemo </w:t>
      </w:r>
      <w:r w:rsidR="006A5044">
        <w:t>s</w:t>
      </w:r>
      <w:r w:rsidR="00486C4A">
        <w:t xml:space="preserve"> programiranjem našega orodja. </w:t>
      </w:r>
      <w:r w:rsidR="00062EC0">
        <w:t>Najprej dodamo nov razred, ki bo dedoval enega izmed abstraktnih razredov. S tem se bo prikaz</w:t>
      </w:r>
      <w:r>
        <w:t>ov</w:t>
      </w:r>
      <w:r w:rsidR="00062EC0">
        <w:t xml:space="preserve">al tudi na </w:t>
      </w:r>
      <w:r w:rsidR="00062EC0" w:rsidRPr="00065BE1">
        <w:rPr>
          <w:i/>
        </w:rPr>
        <w:t>ToolPalette</w:t>
      </w:r>
      <w:r w:rsidR="00062EC0">
        <w:t xml:space="preserve"> in ga bo moč prenesti na </w:t>
      </w:r>
      <w:r w:rsidR="00062EC0" w:rsidRPr="00065BE1">
        <w:rPr>
          <w:i/>
        </w:rPr>
        <w:t>ToolGraph</w:t>
      </w:r>
      <w:r w:rsidR="00062EC0">
        <w:t>.</w:t>
      </w:r>
    </w:p>
    <w:p w:rsidR="00062EC0" w:rsidRDefault="00062EC0" w:rsidP="00926B9A">
      <w:r>
        <w:rPr>
          <w:noProof/>
          <w:lang w:eastAsia="sl-SI"/>
        </w:rPr>
        <w:drawing>
          <wp:inline distT="0" distB="0" distL="0" distR="0">
            <wp:extent cx="3420000" cy="21024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420000" cy="2102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62EC0" w:rsidRDefault="00062EC0" w:rsidP="00065BE1">
      <w:pPr>
        <w:ind w:firstLine="708"/>
      </w:pPr>
      <w:r>
        <w:t xml:space="preserve">V </w:t>
      </w:r>
      <w:r w:rsidR="00065BE1">
        <w:t>našem</w:t>
      </w:r>
      <w:r>
        <w:t xml:space="preserve"> primeru bomo implementirali </w:t>
      </w:r>
      <w:r w:rsidR="007D476D">
        <w:t>orodje za modeliranje,</w:t>
      </w:r>
    </w:p>
    <w:p w:rsidR="00062EC0" w:rsidRDefault="00062EC0" w:rsidP="00926B9A">
      <w:r>
        <w:rPr>
          <w:noProof/>
          <w:lang w:eastAsia="sl-SI"/>
        </w:rPr>
        <w:drawing>
          <wp:inline distT="0" distB="0" distL="0" distR="0">
            <wp:extent cx="3200400" cy="1598400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59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76D" w:rsidRDefault="007D476D" w:rsidP="00065BE1">
      <w:pPr>
        <w:ind w:firstLine="708"/>
      </w:pPr>
      <w:r>
        <w:t xml:space="preserve">zato bo razred dedoval </w:t>
      </w:r>
      <w:r w:rsidRPr="00062EC0">
        <w:rPr>
          <w:rFonts w:ascii="Consolas" w:hAnsi="Consolas" w:cs="Consolas"/>
          <w:sz w:val="20"/>
          <w:szCs w:val="20"/>
        </w:rPr>
        <w:t>AbstractModelTool</w:t>
      </w:r>
      <w:r>
        <w:rPr>
          <w:rFonts w:ascii="Consolas" w:hAnsi="Consolas" w:cs="Consolas"/>
          <w:sz w:val="20"/>
          <w:szCs w:val="20"/>
        </w:rPr>
        <w:t>.</w:t>
      </w:r>
    </w:p>
    <w:p w:rsidR="00062EC0" w:rsidRPr="006A5044" w:rsidRDefault="00062EC0" w:rsidP="00062EC0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8F8F8"/>
        <w:spacing w:after="0" w:line="240" w:lineRule="auto"/>
        <w:rPr>
          <w:rFonts w:ascii="Consolas" w:hAnsi="Consolas" w:cs="Consolas"/>
          <w:sz w:val="16"/>
          <w:szCs w:val="16"/>
        </w:rPr>
      </w:pPr>
      <w:r w:rsidRPr="006A5044">
        <w:rPr>
          <w:rFonts w:ascii="Consolas" w:hAnsi="Consolas" w:cs="Consolas"/>
          <w:sz w:val="16"/>
          <w:szCs w:val="16"/>
        </w:rPr>
        <w:t>package fri.cbw.DemoModul;</w:t>
      </w:r>
    </w:p>
    <w:p w:rsidR="00062EC0" w:rsidRPr="006A5044" w:rsidRDefault="00062EC0" w:rsidP="00062EC0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8F8F8"/>
        <w:spacing w:after="0" w:line="240" w:lineRule="auto"/>
        <w:rPr>
          <w:rFonts w:ascii="Consolas" w:hAnsi="Consolas" w:cs="Consolas"/>
          <w:sz w:val="16"/>
          <w:szCs w:val="16"/>
        </w:rPr>
      </w:pPr>
      <w:r w:rsidRPr="006A5044">
        <w:rPr>
          <w:rFonts w:ascii="Consolas" w:hAnsi="Consolas" w:cs="Consolas"/>
          <w:sz w:val="16"/>
          <w:szCs w:val="16"/>
        </w:rPr>
        <w:t>import fri.cbw.GenericTool.AbstractModelTool;</w:t>
      </w:r>
    </w:p>
    <w:p w:rsidR="00062EC0" w:rsidRPr="006A5044" w:rsidRDefault="00062EC0" w:rsidP="00062EC0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8F8F8"/>
        <w:spacing w:after="0" w:line="240" w:lineRule="auto"/>
        <w:rPr>
          <w:rFonts w:ascii="Consolas" w:hAnsi="Consolas" w:cs="Consolas"/>
          <w:sz w:val="16"/>
          <w:szCs w:val="16"/>
        </w:rPr>
      </w:pPr>
    </w:p>
    <w:p w:rsidR="00062EC0" w:rsidRPr="006A5044" w:rsidRDefault="00062EC0" w:rsidP="00062EC0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8F8F8"/>
        <w:spacing w:after="0" w:line="240" w:lineRule="auto"/>
        <w:rPr>
          <w:rFonts w:ascii="Consolas" w:hAnsi="Consolas" w:cs="Consolas"/>
          <w:sz w:val="16"/>
          <w:szCs w:val="16"/>
        </w:rPr>
      </w:pPr>
      <w:r w:rsidRPr="006A5044">
        <w:rPr>
          <w:rFonts w:ascii="Consolas" w:hAnsi="Consolas" w:cs="Consolas"/>
          <w:sz w:val="16"/>
          <w:szCs w:val="16"/>
        </w:rPr>
        <w:t>public class DemoModulTool extends AbstractModelTool {</w:t>
      </w:r>
    </w:p>
    <w:p w:rsidR="00062EC0" w:rsidRPr="006A5044" w:rsidRDefault="00062EC0" w:rsidP="00062EC0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8F8F8"/>
        <w:spacing w:after="0" w:line="240" w:lineRule="auto"/>
        <w:rPr>
          <w:rFonts w:ascii="Consolas" w:hAnsi="Consolas" w:cs="Consolas"/>
          <w:sz w:val="16"/>
          <w:szCs w:val="16"/>
        </w:rPr>
      </w:pPr>
      <w:r w:rsidRPr="006A5044">
        <w:rPr>
          <w:rFonts w:ascii="Consolas" w:hAnsi="Consolas" w:cs="Consolas"/>
          <w:sz w:val="16"/>
          <w:szCs w:val="16"/>
        </w:rPr>
        <w:t xml:space="preserve">    </w:t>
      </w:r>
    </w:p>
    <w:p w:rsidR="00062EC0" w:rsidRPr="006A5044" w:rsidRDefault="00062EC0" w:rsidP="007D476D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8F8F8"/>
        <w:spacing w:after="0" w:line="240" w:lineRule="auto"/>
        <w:rPr>
          <w:rFonts w:ascii="Consolas" w:hAnsi="Consolas" w:cs="Consolas"/>
          <w:sz w:val="16"/>
          <w:szCs w:val="16"/>
        </w:rPr>
      </w:pPr>
      <w:r w:rsidRPr="006A5044">
        <w:rPr>
          <w:rFonts w:ascii="Consolas" w:hAnsi="Consolas" w:cs="Consolas"/>
          <w:sz w:val="16"/>
          <w:szCs w:val="16"/>
        </w:rPr>
        <w:t>}</w:t>
      </w:r>
    </w:p>
    <w:p w:rsidR="007D476D" w:rsidRDefault="007D476D" w:rsidP="007D476D"/>
    <w:p w:rsidR="007D476D" w:rsidRDefault="007D476D" w:rsidP="00065BE1">
      <w:pPr>
        <w:ind w:left="708"/>
      </w:pPr>
      <w:r>
        <w:t xml:space="preserve">Tu že vidimo prve probleme modularnega razvijanja, saj se moduli med seboj ne vidijo dokler ne določimo odvisnosti med njimi. V </w:t>
      </w:r>
      <w:r w:rsidRPr="00065BE1">
        <w:rPr>
          <w:i/>
        </w:rPr>
        <w:t>NetBeans</w:t>
      </w:r>
      <w:r>
        <w:t xml:space="preserve">-ih to preprosto naredimo preko </w:t>
      </w:r>
      <w:r w:rsidR="006A5044">
        <w:t>iskalnika</w:t>
      </w:r>
      <w:r w:rsidR="00065BE1">
        <w:t xml:space="preserve"> </w:t>
      </w:r>
      <w:r w:rsidR="00065BE1" w:rsidRPr="00065BE1">
        <w:rPr>
          <w:i/>
        </w:rPr>
        <w:t>Add Module Dependency</w:t>
      </w:r>
      <w:r w:rsidR="00065BE1">
        <w:t>…</w:t>
      </w:r>
    </w:p>
    <w:p w:rsidR="007D476D" w:rsidRDefault="007D476D" w:rsidP="007D476D">
      <w:r>
        <w:rPr>
          <w:noProof/>
          <w:lang w:eastAsia="sl-SI"/>
        </w:rPr>
        <w:lastRenderedPageBreak/>
        <w:drawing>
          <wp:anchor distT="0" distB="0" distL="114300" distR="114300" simplePos="0" relativeHeight="251663360" behindDoc="0" locked="0" layoutInCell="1" allowOverlap="1" wp14:anchorId="3EBD644D" wp14:editId="02BDA47C">
            <wp:simplePos x="0" y="0"/>
            <wp:positionH relativeFrom="column">
              <wp:posOffset>3767256</wp:posOffset>
            </wp:positionH>
            <wp:positionV relativeFrom="line">
              <wp:posOffset>384583</wp:posOffset>
            </wp:positionV>
            <wp:extent cx="2437130" cy="2552065"/>
            <wp:effectExtent l="0" t="0" r="1270" b="635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7130" cy="2552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D476D">
        <w:rPr>
          <w:noProof/>
          <w:lang w:eastAsia="sl-SI"/>
        </w:rPr>
        <w:t xml:space="preserve"> </w:t>
      </w:r>
      <w:r>
        <w:rPr>
          <w:noProof/>
          <w:lang w:eastAsia="sl-SI"/>
        </w:rPr>
        <w:drawing>
          <wp:inline distT="0" distB="0" distL="0" distR="0" wp14:anchorId="0D8A611A" wp14:editId="10BBD16E">
            <wp:extent cx="3913200" cy="30888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913200" cy="3088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D476D" w:rsidRDefault="006A5044" w:rsidP="00065BE1">
      <w:pPr>
        <w:pStyle w:val="ListParagraph"/>
        <w:numPr>
          <w:ilvl w:val="0"/>
          <w:numId w:val="3"/>
        </w:numPr>
      </w:pPr>
      <w:r>
        <w:t>Ko</w:t>
      </w:r>
      <w:r w:rsidR="007D476D">
        <w:t xml:space="preserve"> implementiramo še </w:t>
      </w:r>
      <w:r>
        <w:t xml:space="preserve">abstraktne metode </w:t>
      </w:r>
      <w:r w:rsidR="008440BC">
        <w:t>nam</w:t>
      </w:r>
      <w:r>
        <w:t xml:space="preserve"> ostane samo</w:t>
      </w:r>
      <w:r w:rsidR="008440BC">
        <w:t xml:space="preserve"> še da ga najavimo </w:t>
      </w:r>
      <w:r w:rsidR="008440BC" w:rsidRPr="00065BE1">
        <w:rPr>
          <w:i/>
        </w:rPr>
        <w:t>NetBea</w:t>
      </w:r>
      <w:r w:rsidR="00065BE1">
        <w:rPr>
          <w:i/>
        </w:rPr>
        <w:t>n</w:t>
      </w:r>
      <w:r w:rsidR="008440BC" w:rsidRPr="00065BE1">
        <w:rPr>
          <w:i/>
        </w:rPr>
        <w:t>s</w:t>
      </w:r>
      <w:r w:rsidR="008440BC">
        <w:t xml:space="preserve"> </w:t>
      </w:r>
      <w:r w:rsidR="008440BC" w:rsidRPr="00065BE1">
        <w:rPr>
          <w:i/>
        </w:rPr>
        <w:t>service lookup</w:t>
      </w:r>
      <w:r w:rsidR="008440BC">
        <w:t>-u.</w:t>
      </w:r>
      <w:r w:rsidR="00580588">
        <w:t xml:space="preserve"> Modul </w:t>
      </w:r>
      <w:r w:rsidR="00580588" w:rsidRPr="00065BE1">
        <w:rPr>
          <w:i/>
        </w:rPr>
        <w:t>ToolPalette</w:t>
      </w:r>
      <w:r w:rsidR="00580588">
        <w:t xml:space="preserve"> namreč naredi seznam s pomočjo </w:t>
      </w:r>
      <w:r w:rsidR="00580588" w:rsidRPr="00065BE1">
        <w:rPr>
          <w:i/>
        </w:rPr>
        <w:t>Lookup API</w:t>
      </w:r>
      <w:r w:rsidR="00580588">
        <w:t>, ki pa preišče vse module ki imajo najavljene servise določenega razreda.</w:t>
      </w:r>
    </w:p>
    <w:p w:rsidR="008440BC" w:rsidRPr="008440BC" w:rsidRDefault="008440BC" w:rsidP="008440BC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8F8F8"/>
        <w:spacing w:after="0" w:line="240" w:lineRule="auto"/>
        <w:rPr>
          <w:rFonts w:ascii="Consolas" w:hAnsi="Consolas" w:cs="Consolas"/>
          <w:sz w:val="16"/>
          <w:szCs w:val="16"/>
        </w:rPr>
      </w:pPr>
      <w:r w:rsidRPr="008440BC">
        <w:rPr>
          <w:rFonts w:ascii="Consolas" w:hAnsi="Consolas" w:cs="Consolas"/>
          <w:sz w:val="16"/>
          <w:szCs w:val="16"/>
        </w:rPr>
        <w:t>package fri.cbw.DemoModul;</w:t>
      </w:r>
    </w:p>
    <w:p w:rsidR="008440BC" w:rsidRPr="008440BC" w:rsidRDefault="008440BC" w:rsidP="008440BC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8F8F8"/>
        <w:spacing w:after="0" w:line="240" w:lineRule="auto"/>
        <w:rPr>
          <w:rFonts w:ascii="Consolas" w:hAnsi="Consolas" w:cs="Consolas"/>
          <w:sz w:val="16"/>
          <w:szCs w:val="16"/>
        </w:rPr>
      </w:pPr>
      <w:r w:rsidRPr="008440BC">
        <w:rPr>
          <w:rFonts w:ascii="Consolas" w:hAnsi="Consolas" w:cs="Consolas"/>
          <w:sz w:val="16"/>
          <w:szCs w:val="16"/>
        </w:rPr>
        <w:t>import fri.cbw.GenericTool.AbstractModelTool;</w:t>
      </w:r>
    </w:p>
    <w:p w:rsidR="008440BC" w:rsidRDefault="008440BC" w:rsidP="008440BC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8F8F8"/>
        <w:spacing w:after="0" w:line="240" w:lineRule="auto"/>
        <w:rPr>
          <w:rFonts w:ascii="Consolas" w:hAnsi="Consolas" w:cs="Consolas"/>
          <w:sz w:val="16"/>
          <w:szCs w:val="16"/>
        </w:rPr>
      </w:pPr>
    </w:p>
    <w:p w:rsidR="0072546F" w:rsidRPr="008440BC" w:rsidRDefault="0072546F" w:rsidP="008440BC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8F8F8"/>
        <w:spacing w:after="0" w:line="240" w:lineRule="auto"/>
        <w:rPr>
          <w:rFonts w:ascii="Consolas" w:hAnsi="Consolas" w:cs="Consolas"/>
          <w:sz w:val="16"/>
          <w:szCs w:val="16"/>
        </w:rPr>
      </w:pPr>
      <w:r w:rsidRPr="008440BC">
        <w:rPr>
          <w:rFonts w:ascii="Consolas" w:hAnsi="Consolas" w:cs="Consolas"/>
          <w:sz w:val="16"/>
          <w:szCs w:val="16"/>
        </w:rPr>
        <w:t>@ServiceProvider(service = AbstractModelTool.class)</w:t>
      </w:r>
    </w:p>
    <w:p w:rsidR="008440BC" w:rsidRPr="008440BC" w:rsidRDefault="008440BC" w:rsidP="008440BC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8F8F8"/>
        <w:spacing w:after="0" w:line="240" w:lineRule="auto"/>
        <w:rPr>
          <w:rFonts w:ascii="Consolas" w:hAnsi="Consolas" w:cs="Consolas"/>
          <w:sz w:val="16"/>
          <w:szCs w:val="16"/>
        </w:rPr>
      </w:pPr>
      <w:r w:rsidRPr="008440BC">
        <w:rPr>
          <w:rFonts w:ascii="Consolas" w:hAnsi="Consolas" w:cs="Consolas"/>
          <w:sz w:val="16"/>
          <w:szCs w:val="16"/>
        </w:rPr>
        <w:t>public class DemoModulTool extends AbstractModelTool {</w:t>
      </w:r>
    </w:p>
    <w:p w:rsidR="008440BC" w:rsidRPr="008440BC" w:rsidRDefault="008440BC" w:rsidP="008440BC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8F8F8"/>
        <w:spacing w:after="0" w:line="240" w:lineRule="auto"/>
        <w:rPr>
          <w:rFonts w:ascii="Consolas" w:hAnsi="Consolas" w:cs="Consolas"/>
          <w:sz w:val="16"/>
          <w:szCs w:val="16"/>
        </w:rPr>
      </w:pPr>
    </w:p>
    <w:p w:rsidR="008440BC" w:rsidRPr="008440BC" w:rsidRDefault="008440BC" w:rsidP="008440BC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8F8F8"/>
        <w:spacing w:after="0" w:line="240" w:lineRule="auto"/>
        <w:rPr>
          <w:rFonts w:ascii="Consolas" w:hAnsi="Consolas" w:cs="Consolas"/>
          <w:sz w:val="16"/>
          <w:szCs w:val="16"/>
        </w:rPr>
      </w:pPr>
      <w:r w:rsidRPr="008440BC">
        <w:rPr>
          <w:rFonts w:ascii="Consolas" w:hAnsi="Consolas" w:cs="Consolas"/>
          <w:sz w:val="16"/>
          <w:szCs w:val="16"/>
        </w:rPr>
        <w:t xml:space="preserve">    @Override</w:t>
      </w:r>
    </w:p>
    <w:p w:rsidR="008440BC" w:rsidRPr="008440BC" w:rsidRDefault="008440BC" w:rsidP="008440BC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8F8F8"/>
        <w:spacing w:after="0" w:line="240" w:lineRule="auto"/>
        <w:rPr>
          <w:rFonts w:ascii="Consolas" w:hAnsi="Consolas" w:cs="Consolas"/>
          <w:sz w:val="16"/>
          <w:szCs w:val="16"/>
        </w:rPr>
      </w:pPr>
      <w:r w:rsidRPr="008440BC">
        <w:rPr>
          <w:rFonts w:ascii="Consolas" w:hAnsi="Consolas" w:cs="Consolas"/>
          <w:sz w:val="16"/>
          <w:szCs w:val="16"/>
        </w:rPr>
        <w:t xml:space="preserve">    public String getName() {</w:t>
      </w:r>
    </w:p>
    <w:p w:rsidR="008440BC" w:rsidRPr="008440BC" w:rsidRDefault="008440BC" w:rsidP="008440BC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8F8F8"/>
        <w:spacing w:after="0" w:line="240" w:lineRule="auto"/>
        <w:rPr>
          <w:rFonts w:ascii="Consolas" w:hAnsi="Consolas" w:cs="Consolas"/>
          <w:sz w:val="16"/>
          <w:szCs w:val="16"/>
        </w:rPr>
      </w:pPr>
      <w:r w:rsidRPr="008440BC">
        <w:rPr>
          <w:rFonts w:ascii="Consolas" w:hAnsi="Consolas" w:cs="Consolas"/>
          <w:sz w:val="16"/>
          <w:szCs w:val="16"/>
        </w:rPr>
        <w:t xml:space="preserve">        return "Demo Model Tool";</w:t>
      </w:r>
    </w:p>
    <w:p w:rsidR="008440BC" w:rsidRPr="008440BC" w:rsidRDefault="008440BC" w:rsidP="008440BC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8F8F8"/>
        <w:spacing w:after="0" w:line="240" w:lineRule="auto"/>
        <w:rPr>
          <w:rFonts w:ascii="Consolas" w:hAnsi="Consolas" w:cs="Consolas"/>
          <w:sz w:val="16"/>
          <w:szCs w:val="16"/>
        </w:rPr>
      </w:pPr>
      <w:r w:rsidRPr="008440BC">
        <w:rPr>
          <w:rFonts w:ascii="Consolas" w:hAnsi="Consolas" w:cs="Consolas"/>
          <w:sz w:val="16"/>
          <w:szCs w:val="16"/>
        </w:rPr>
        <w:t xml:space="preserve">    }</w:t>
      </w:r>
    </w:p>
    <w:p w:rsidR="008440BC" w:rsidRPr="008440BC" w:rsidRDefault="008440BC" w:rsidP="008440BC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8F8F8"/>
        <w:spacing w:after="0" w:line="240" w:lineRule="auto"/>
        <w:rPr>
          <w:rFonts w:ascii="Consolas" w:hAnsi="Consolas" w:cs="Consolas"/>
          <w:sz w:val="16"/>
          <w:szCs w:val="16"/>
        </w:rPr>
      </w:pPr>
    </w:p>
    <w:p w:rsidR="008440BC" w:rsidRPr="008440BC" w:rsidRDefault="008440BC" w:rsidP="008440BC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8F8F8"/>
        <w:spacing w:after="0" w:line="240" w:lineRule="auto"/>
        <w:rPr>
          <w:rFonts w:ascii="Consolas" w:hAnsi="Consolas" w:cs="Consolas"/>
          <w:sz w:val="16"/>
          <w:szCs w:val="16"/>
        </w:rPr>
      </w:pPr>
      <w:r w:rsidRPr="008440BC">
        <w:rPr>
          <w:rFonts w:ascii="Consolas" w:hAnsi="Consolas" w:cs="Consolas"/>
          <w:sz w:val="16"/>
          <w:szCs w:val="16"/>
        </w:rPr>
        <w:t xml:space="preserve">    @Override</w:t>
      </w:r>
    </w:p>
    <w:p w:rsidR="008440BC" w:rsidRPr="008440BC" w:rsidRDefault="008440BC" w:rsidP="008440BC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8F8F8"/>
        <w:spacing w:after="0" w:line="240" w:lineRule="auto"/>
        <w:rPr>
          <w:rFonts w:ascii="Consolas" w:hAnsi="Consolas" w:cs="Consolas"/>
          <w:sz w:val="16"/>
          <w:szCs w:val="16"/>
        </w:rPr>
      </w:pPr>
      <w:r w:rsidRPr="008440BC">
        <w:rPr>
          <w:rFonts w:ascii="Consolas" w:hAnsi="Consolas" w:cs="Consolas"/>
          <w:sz w:val="16"/>
          <w:szCs w:val="16"/>
        </w:rPr>
        <w:t xml:space="preserve">    public String getAuthor() {</w:t>
      </w:r>
    </w:p>
    <w:p w:rsidR="008440BC" w:rsidRPr="008440BC" w:rsidRDefault="008440BC" w:rsidP="008440BC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8F8F8"/>
        <w:spacing w:after="0" w:line="240" w:lineRule="auto"/>
        <w:rPr>
          <w:rFonts w:ascii="Consolas" w:hAnsi="Consolas" w:cs="Consolas"/>
          <w:sz w:val="16"/>
          <w:szCs w:val="16"/>
        </w:rPr>
      </w:pPr>
      <w:r w:rsidRPr="008440BC">
        <w:rPr>
          <w:rFonts w:ascii="Consolas" w:hAnsi="Consolas" w:cs="Consolas"/>
          <w:sz w:val="16"/>
          <w:szCs w:val="16"/>
        </w:rPr>
        <w:t xml:space="preserve">        return "Sašo";</w:t>
      </w:r>
    </w:p>
    <w:p w:rsidR="008440BC" w:rsidRPr="008440BC" w:rsidRDefault="008440BC" w:rsidP="008440BC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8F8F8"/>
        <w:spacing w:after="0" w:line="240" w:lineRule="auto"/>
        <w:rPr>
          <w:rFonts w:ascii="Consolas" w:hAnsi="Consolas" w:cs="Consolas"/>
          <w:sz w:val="16"/>
          <w:szCs w:val="16"/>
        </w:rPr>
      </w:pPr>
      <w:r w:rsidRPr="008440BC">
        <w:rPr>
          <w:rFonts w:ascii="Consolas" w:hAnsi="Consolas" w:cs="Consolas"/>
          <w:sz w:val="16"/>
          <w:szCs w:val="16"/>
        </w:rPr>
        <w:t xml:space="preserve">    }</w:t>
      </w:r>
    </w:p>
    <w:p w:rsidR="008440BC" w:rsidRPr="008440BC" w:rsidRDefault="008440BC" w:rsidP="008440BC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8F8F8"/>
        <w:spacing w:after="0" w:line="240" w:lineRule="auto"/>
        <w:rPr>
          <w:rFonts w:ascii="Consolas" w:hAnsi="Consolas" w:cs="Consolas"/>
          <w:sz w:val="16"/>
          <w:szCs w:val="16"/>
        </w:rPr>
      </w:pPr>
    </w:p>
    <w:p w:rsidR="008440BC" w:rsidRPr="008440BC" w:rsidRDefault="008440BC" w:rsidP="008440BC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8F8F8"/>
        <w:spacing w:after="0" w:line="240" w:lineRule="auto"/>
        <w:rPr>
          <w:rFonts w:ascii="Consolas" w:hAnsi="Consolas" w:cs="Consolas"/>
          <w:sz w:val="16"/>
          <w:szCs w:val="16"/>
        </w:rPr>
      </w:pPr>
      <w:r w:rsidRPr="008440BC">
        <w:rPr>
          <w:rFonts w:ascii="Consolas" w:hAnsi="Consolas" w:cs="Consolas"/>
          <w:sz w:val="16"/>
          <w:szCs w:val="16"/>
        </w:rPr>
        <w:t xml:space="preserve">    @Override</w:t>
      </w:r>
    </w:p>
    <w:p w:rsidR="008440BC" w:rsidRPr="008440BC" w:rsidRDefault="008440BC" w:rsidP="008440BC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8F8F8"/>
        <w:spacing w:after="0" w:line="240" w:lineRule="auto"/>
        <w:rPr>
          <w:rFonts w:ascii="Consolas" w:hAnsi="Consolas" w:cs="Consolas"/>
          <w:sz w:val="16"/>
          <w:szCs w:val="16"/>
        </w:rPr>
      </w:pPr>
      <w:r w:rsidRPr="008440BC">
        <w:rPr>
          <w:rFonts w:ascii="Consolas" w:hAnsi="Consolas" w:cs="Consolas"/>
          <w:sz w:val="16"/>
          <w:szCs w:val="16"/>
        </w:rPr>
        <w:t xml:space="preserve">    public </w:t>
      </w:r>
      <w:r w:rsidR="0013563E" w:rsidRPr="0013563E">
        <w:rPr>
          <w:rFonts w:ascii="Consolas" w:hAnsi="Consolas" w:cs="Consolas"/>
          <w:sz w:val="16"/>
          <w:szCs w:val="16"/>
        </w:rPr>
        <w:t>Class getTopComponentClass()</w:t>
      </w:r>
      <w:r w:rsidRPr="008440BC">
        <w:rPr>
          <w:rFonts w:ascii="Consolas" w:hAnsi="Consolas" w:cs="Consolas"/>
          <w:sz w:val="16"/>
          <w:szCs w:val="16"/>
        </w:rPr>
        <w:t xml:space="preserve"> {</w:t>
      </w:r>
    </w:p>
    <w:p w:rsidR="008440BC" w:rsidRPr="008440BC" w:rsidRDefault="008440BC" w:rsidP="008440BC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8F8F8"/>
        <w:spacing w:after="0" w:line="240" w:lineRule="auto"/>
        <w:rPr>
          <w:rFonts w:ascii="Consolas" w:hAnsi="Consolas" w:cs="Consolas"/>
          <w:sz w:val="16"/>
          <w:szCs w:val="16"/>
        </w:rPr>
      </w:pPr>
      <w:r w:rsidRPr="008440BC">
        <w:rPr>
          <w:rFonts w:ascii="Consolas" w:hAnsi="Consolas" w:cs="Consolas"/>
          <w:sz w:val="16"/>
          <w:szCs w:val="16"/>
        </w:rPr>
        <w:tab/>
        <w:t xml:space="preserve">  //Metodo bomo implementirali šele ko bomo naredili GUI za modul</w:t>
      </w:r>
    </w:p>
    <w:p w:rsidR="008440BC" w:rsidRPr="008440BC" w:rsidRDefault="008440BC" w:rsidP="008440BC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8F8F8"/>
        <w:spacing w:after="0" w:line="240" w:lineRule="auto"/>
        <w:rPr>
          <w:rFonts w:ascii="Consolas" w:hAnsi="Consolas" w:cs="Consolas"/>
          <w:sz w:val="16"/>
          <w:szCs w:val="16"/>
        </w:rPr>
      </w:pPr>
      <w:r w:rsidRPr="008440BC">
        <w:rPr>
          <w:rFonts w:ascii="Consolas" w:hAnsi="Consolas" w:cs="Consolas"/>
          <w:sz w:val="16"/>
          <w:szCs w:val="16"/>
        </w:rPr>
        <w:t xml:space="preserve">        throw new UnsupportedOperationException("Not supported yet.");</w:t>
      </w:r>
    </w:p>
    <w:p w:rsidR="008440BC" w:rsidRPr="008440BC" w:rsidRDefault="008440BC" w:rsidP="008440BC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8F8F8"/>
        <w:spacing w:after="0" w:line="240" w:lineRule="auto"/>
        <w:rPr>
          <w:rFonts w:ascii="Consolas" w:hAnsi="Consolas" w:cs="Consolas"/>
          <w:sz w:val="16"/>
          <w:szCs w:val="16"/>
        </w:rPr>
      </w:pPr>
      <w:r w:rsidRPr="008440BC">
        <w:rPr>
          <w:rFonts w:ascii="Consolas" w:hAnsi="Consolas" w:cs="Consolas"/>
          <w:sz w:val="16"/>
          <w:szCs w:val="16"/>
        </w:rPr>
        <w:t xml:space="preserve">    }</w:t>
      </w:r>
    </w:p>
    <w:p w:rsidR="008440BC" w:rsidRPr="008440BC" w:rsidRDefault="008440BC" w:rsidP="008440BC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8F8F8"/>
        <w:spacing w:after="0" w:line="240" w:lineRule="auto"/>
        <w:rPr>
          <w:rFonts w:ascii="Consolas" w:hAnsi="Consolas" w:cs="Consolas"/>
          <w:sz w:val="16"/>
          <w:szCs w:val="16"/>
        </w:rPr>
      </w:pPr>
      <w:r w:rsidRPr="008440BC">
        <w:rPr>
          <w:rFonts w:ascii="Consolas" w:hAnsi="Consolas" w:cs="Consolas"/>
          <w:sz w:val="16"/>
          <w:szCs w:val="16"/>
        </w:rPr>
        <w:t xml:space="preserve">    </w:t>
      </w:r>
    </w:p>
    <w:p w:rsidR="00D00B1D" w:rsidRPr="00D00B1D" w:rsidRDefault="008440BC" w:rsidP="00D00B1D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8F8F8"/>
        <w:spacing w:after="0" w:line="240" w:lineRule="auto"/>
        <w:rPr>
          <w:rFonts w:ascii="Consolas" w:hAnsi="Consolas" w:cs="Consolas"/>
          <w:sz w:val="16"/>
          <w:szCs w:val="16"/>
        </w:rPr>
      </w:pPr>
      <w:r w:rsidRPr="008440BC">
        <w:rPr>
          <w:rFonts w:ascii="Consolas" w:hAnsi="Consolas" w:cs="Consolas"/>
          <w:sz w:val="16"/>
          <w:szCs w:val="16"/>
        </w:rPr>
        <w:t>}</w:t>
      </w:r>
    </w:p>
    <w:p w:rsidR="00D00B1D" w:rsidRPr="00D00B1D" w:rsidRDefault="00D00B1D" w:rsidP="00D00B1D">
      <w:pPr>
        <w:pStyle w:val="ListParagraph"/>
        <w:rPr>
          <w:rFonts w:ascii="Consolas" w:hAnsi="Consolas" w:cs="Consolas"/>
          <w:sz w:val="16"/>
          <w:szCs w:val="16"/>
        </w:rPr>
      </w:pPr>
    </w:p>
    <w:p w:rsidR="00D00B1D" w:rsidRPr="00D00B1D" w:rsidRDefault="00D00B1D" w:rsidP="00D00B1D">
      <w:pPr>
        <w:pStyle w:val="ListParagraph"/>
        <w:numPr>
          <w:ilvl w:val="0"/>
          <w:numId w:val="3"/>
        </w:numPr>
        <w:rPr>
          <w:rFonts w:ascii="Consolas" w:hAnsi="Consolas" w:cs="Consolas"/>
          <w:sz w:val="16"/>
          <w:szCs w:val="16"/>
        </w:rPr>
      </w:pPr>
      <w:r w:rsidRPr="00D00B1D">
        <w:t xml:space="preserve">Registracijo naredimo na 2 načina. Lahko naredimo datoteko z imenom servisa v paktu </w:t>
      </w:r>
      <w:r w:rsidRPr="00D00B1D">
        <w:rPr>
          <w:i/>
        </w:rPr>
        <w:t>META-INF.services</w:t>
      </w:r>
      <w:r>
        <w:t xml:space="preserve"> (kot je to narejeno v </w:t>
      </w:r>
      <w:r w:rsidRPr="00D00B1D">
        <w:rPr>
          <w:i/>
        </w:rPr>
        <w:t>MyTestModelTool1</w:t>
      </w:r>
      <w:r>
        <w:t xml:space="preserve">) ali pa preko notacij (kot je to narejeno v </w:t>
      </w:r>
      <w:r w:rsidRPr="00D00B1D">
        <w:rPr>
          <w:i/>
        </w:rPr>
        <w:t>MyTestEngineTool1</w:t>
      </w:r>
      <w:r>
        <w:t xml:space="preserve">). V tem primeru ga bomo registrirali preko notacije in to z </w:t>
      </w:r>
      <w:r w:rsidRPr="00D00B1D">
        <w:rPr>
          <w:rFonts w:ascii="Consolas" w:hAnsi="Consolas" w:cs="Consolas"/>
          <w:sz w:val="16"/>
          <w:szCs w:val="16"/>
        </w:rPr>
        <w:t xml:space="preserve">@ServiceProvider(service = AbstractModelTool.class), </w:t>
      </w:r>
      <w:r>
        <w:t xml:space="preserve">ki pa bo javljala napako dokler modulu ne dodamo odvisnosti za </w:t>
      </w:r>
      <w:r w:rsidRPr="00D00B1D">
        <w:rPr>
          <w:i/>
        </w:rPr>
        <w:t>Lookup API</w:t>
      </w:r>
      <w:r>
        <w:t xml:space="preserve">. Če zdaj lahko zaženemo aplikacijo, je naš </w:t>
      </w:r>
      <w:r w:rsidRPr="00D00B1D">
        <w:rPr>
          <w:i/>
        </w:rPr>
        <w:t>DemoModul</w:t>
      </w:r>
      <w:r>
        <w:t xml:space="preserve"> že na paleti.</w:t>
      </w:r>
    </w:p>
    <w:p w:rsidR="007D476D" w:rsidRDefault="00580588" w:rsidP="007D476D">
      <w:r>
        <w:rPr>
          <w:noProof/>
          <w:lang w:eastAsia="sl-SI"/>
        </w:rPr>
        <w:lastRenderedPageBreak/>
        <w:drawing>
          <wp:inline distT="0" distB="0" distL="0" distR="0" wp14:anchorId="7E39B493" wp14:editId="06D15D39">
            <wp:extent cx="5760720" cy="40408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760720" cy="4040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80588" w:rsidRDefault="00D00B1D" w:rsidP="00D00B1D">
      <w:pPr>
        <w:pStyle w:val="ListParagraph"/>
        <w:numPr>
          <w:ilvl w:val="0"/>
          <w:numId w:val="3"/>
        </w:numPr>
        <w:rPr>
          <w:noProof/>
          <w:lang w:eastAsia="sl-SI"/>
        </w:rPr>
      </w:pPr>
      <w:r>
        <w:rPr>
          <w:noProof/>
          <w:lang w:eastAsia="sl-SI"/>
        </w:rPr>
        <w:t>O</w:t>
      </w:r>
      <w:r w:rsidR="00580588">
        <w:rPr>
          <w:noProof/>
          <w:lang w:eastAsia="sl-SI"/>
        </w:rPr>
        <w:t xml:space="preserve">rodje potrebuje še grafični urejevalnik. </w:t>
      </w:r>
      <w:r w:rsidR="00580588" w:rsidRPr="00D00B1D">
        <w:rPr>
          <w:i/>
          <w:noProof/>
          <w:lang w:eastAsia="sl-SI"/>
        </w:rPr>
        <w:t>NetBeans</w:t>
      </w:r>
      <w:r w:rsidR="00580588">
        <w:rPr>
          <w:noProof/>
          <w:lang w:eastAsia="sl-SI"/>
        </w:rPr>
        <w:t xml:space="preserve"> nam tu zo</w:t>
      </w:r>
      <w:r>
        <w:rPr>
          <w:noProof/>
          <w:lang w:eastAsia="sl-SI"/>
        </w:rPr>
        <w:t xml:space="preserve">pet olajša zadevo s čarovnikom </w:t>
      </w:r>
      <w:r w:rsidRPr="00D00B1D">
        <w:rPr>
          <w:i/>
          <w:noProof/>
          <w:lang w:eastAsia="sl-SI"/>
        </w:rPr>
        <w:t>New Window</w:t>
      </w:r>
      <w:r w:rsidR="00580588">
        <w:rPr>
          <w:noProof/>
          <w:lang w:eastAsia="sl-SI"/>
        </w:rPr>
        <w:t>.</w:t>
      </w:r>
    </w:p>
    <w:p w:rsidR="00580588" w:rsidRDefault="00580588" w:rsidP="007D476D">
      <w:pPr>
        <w:rPr>
          <w:noProof/>
          <w:lang w:eastAsia="sl-SI"/>
        </w:rPr>
      </w:pPr>
    </w:p>
    <w:p w:rsidR="00580588" w:rsidRDefault="00580588" w:rsidP="007D476D">
      <w:pPr>
        <w:rPr>
          <w:noProof/>
          <w:lang w:eastAsia="sl-SI"/>
        </w:rPr>
      </w:pPr>
      <w:r>
        <w:rPr>
          <w:noProof/>
          <w:lang w:eastAsia="sl-SI"/>
        </w:rPr>
        <w:drawing>
          <wp:inline distT="0" distB="0" distL="0" distR="0">
            <wp:extent cx="3235960" cy="1753738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236400" cy="17539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D3B73" w:rsidRDefault="00580588" w:rsidP="00D00B1D">
      <w:pPr>
        <w:pStyle w:val="ListParagraph"/>
        <w:numPr>
          <w:ilvl w:val="0"/>
          <w:numId w:val="3"/>
        </w:numPr>
        <w:rPr>
          <w:noProof/>
          <w:lang w:eastAsia="sl-SI"/>
        </w:rPr>
      </w:pPr>
      <w:r>
        <w:rPr>
          <w:noProof/>
          <w:lang w:eastAsia="sl-SI"/>
        </w:rPr>
        <w:t xml:space="preserve">V </w:t>
      </w:r>
      <w:r w:rsidR="00D00B1D">
        <w:rPr>
          <w:noProof/>
          <w:lang w:eastAsia="sl-SI"/>
        </w:rPr>
        <w:t>našem</w:t>
      </w:r>
      <w:r>
        <w:rPr>
          <w:noProof/>
          <w:lang w:eastAsia="sl-SI"/>
        </w:rPr>
        <w:t xml:space="preserve"> primeru </w:t>
      </w:r>
      <w:r w:rsidR="00D00B1D">
        <w:rPr>
          <w:noProof/>
          <w:lang w:eastAsia="sl-SI"/>
        </w:rPr>
        <w:t xml:space="preserve">želimo, da se okno odpre na poziciji </w:t>
      </w:r>
      <w:r w:rsidRPr="00D00B1D">
        <w:rPr>
          <w:i/>
          <w:noProof/>
          <w:lang w:eastAsia="sl-SI"/>
        </w:rPr>
        <w:t>Editor</w:t>
      </w:r>
      <w:r>
        <w:rPr>
          <w:noProof/>
          <w:lang w:eastAsia="sl-SI"/>
        </w:rPr>
        <w:t xml:space="preserve"> (osrednji </w:t>
      </w:r>
      <w:r w:rsidR="005D3B73">
        <w:rPr>
          <w:noProof/>
          <w:lang w:eastAsia="sl-SI"/>
        </w:rPr>
        <w:t xml:space="preserve">del, o razporeditvi si lahko preberete več na </w:t>
      </w:r>
      <w:hyperlink r:id="rId17" w:history="1">
        <w:r w:rsidR="005D3B73" w:rsidRPr="00FC7388">
          <w:rPr>
            <w:rStyle w:val="Hyperlink"/>
            <w:noProof/>
            <w:lang w:eastAsia="sl-SI"/>
          </w:rPr>
          <w:t>http://ui.netbeans.org/docs/ui/ws/ws_spec-netbeans_ide.html</w:t>
        </w:r>
      </w:hyperlink>
      <w:r w:rsidR="005D3B73">
        <w:rPr>
          <w:noProof/>
          <w:lang w:eastAsia="sl-SI"/>
        </w:rPr>
        <w:t>)</w:t>
      </w:r>
      <w:r w:rsidR="00D00B1D">
        <w:rPr>
          <w:noProof/>
          <w:lang w:eastAsia="sl-SI"/>
        </w:rPr>
        <w:t>. Poleg tega</w:t>
      </w:r>
      <w:r w:rsidR="005D3B73">
        <w:rPr>
          <w:noProof/>
          <w:lang w:eastAsia="sl-SI"/>
        </w:rPr>
        <w:t xml:space="preserve"> ne želimo da se</w:t>
      </w:r>
      <w:r w:rsidR="00D00B1D">
        <w:rPr>
          <w:noProof/>
          <w:lang w:eastAsia="sl-SI"/>
        </w:rPr>
        <w:t xml:space="preserve"> okno odpre že ob zagonu applikacije </w:t>
      </w:r>
      <w:r w:rsidR="005D3B73">
        <w:rPr>
          <w:noProof/>
          <w:lang w:eastAsia="sl-SI"/>
        </w:rPr>
        <w:t>(odpre</w:t>
      </w:r>
      <w:r w:rsidR="00D00B1D">
        <w:rPr>
          <w:noProof/>
          <w:lang w:eastAsia="sl-SI"/>
        </w:rPr>
        <w:t>ti ga želimo</w:t>
      </w:r>
      <w:r w:rsidR="005D3B73">
        <w:rPr>
          <w:noProof/>
          <w:lang w:eastAsia="sl-SI"/>
        </w:rPr>
        <w:t xml:space="preserve"> šele </w:t>
      </w:r>
      <w:r w:rsidR="00D00B1D">
        <w:rPr>
          <w:noProof/>
          <w:lang w:eastAsia="sl-SI"/>
        </w:rPr>
        <w:t>ob sprožitvi urejanja orodja</w:t>
      </w:r>
      <w:r w:rsidR="005D3B73">
        <w:rPr>
          <w:noProof/>
          <w:lang w:eastAsia="sl-SI"/>
        </w:rPr>
        <w:t xml:space="preserve">). Na naslednjem koraku dodamo še predpono in s čarovnikom smo zaključili. </w:t>
      </w:r>
      <w:r w:rsidR="005D3B73" w:rsidRPr="00D00B1D">
        <w:rPr>
          <w:i/>
          <w:noProof/>
          <w:lang w:eastAsia="sl-SI"/>
        </w:rPr>
        <w:t>NetBeans</w:t>
      </w:r>
      <w:r w:rsidR="005D3B73">
        <w:rPr>
          <w:noProof/>
          <w:lang w:eastAsia="sl-SI"/>
        </w:rPr>
        <w:t xml:space="preserve"> nam zdaj odpre </w:t>
      </w:r>
      <w:r w:rsidR="005D3B73" w:rsidRPr="00D00B1D">
        <w:rPr>
          <w:i/>
          <w:noProof/>
          <w:lang w:eastAsia="sl-SI"/>
        </w:rPr>
        <w:t>Swing</w:t>
      </w:r>
      <w:r w:rsidR="005D3B73">
        <w:rPr>
          <w:noProof/>
          <w:lang w:eastAsia="sl-SI"/>
        </w:rPr>
        <w:t xml:space="preserve"> urejevalnik preko katerega lahko z </w:t>
      </w:r>
      <w:r w:rsidR="00D00B1D" w:rsidRPr="00D00B1D">
        <w:rPr>
          <w:i/>
          <w:noProof/>
          <w:lang w:eastAsia="sl-SI"/>
        </w:rPr>
        <w:t>drag and drop</w:t>
      </w:r>
      <w:r w:rsidR="006E3816">
        <w:rPr>
          <w:noProof/>
          <w:lang w:eastAsia="sl-SI"/>
        </w:rPr>
        <w:t xml:space="preserve"> komponentami</w:t>
      </w:r>
      <w:r w:rsidR="005E0516">
        <w:rPr>
          <w:noProof/>
          <w:lang w:eastAsia="sl-SI"/>
        </w:rPr>
        <w:t xml:space="preserve"> ustvarimo naš vmesnik. </w:t>
      </w:r>
      <w:r w:rsidR="00D00B1D">
        <w:rPr>
          <w:noProof/>
          <w:lang w:eastAsia="sl-SI"/>
        </w:rPr>
        <w:t>Opazimo lahko, da</w:t>
      </w:r>
      <w:r w:rsidR="005E0516">
        <w:rPr>
          <w:noProof/>
          <w:lang w:eastAsia="sl-SI"/>
        </w:rPr>
        <w:t xml:space="preserve"> nam je </w:t>
      </w:r>
      <w:r w:rsidR="005E0516" w:rsidRPr="00D00B1D">
        <w:rPr>
          <w:i/>
          <w:noProof/>
          <w:lang w:eastAsia="sl-SI"/>
        </w:rPr>
        <w:t>NetBeans</w:t>
      </w:r>
      <w:r w:rsidR="005E0516">
        <w:rPr>
          <w:noProof/>
          <w:lang w:eastAsia="sl-SI"/>
        </w:rPr>
        <w:t xml:space="preserve"> čarovnik dodal tudi vse potrebne odvisnosti do knjižnjižnjic</w:t>
      </w:r>
      <w:r w:rsidR="00D00B1D">
        <w:rPr>
          <w:noProof/>
          <w:lang w:eastAsia="sl-SI"/>
        </w:rPr>
        <w:t xml:space="preserve"> in</w:t>
      </w:r>
      <w:r w:rsidR="005E0516">
        <w:rPr>
          <w:noProof/>
          <w:lang w:eastAsia="sl-SI"/>
        </w:rPr>
        <w:t xml:space="preserve"> se nam </w:t>
      </w:r>
      <w:r w:rsidR="00D00B1D">
        <w:rPr>
          <w:noProof/>
          <w:lang w:eastAsia="sl-SI"/>
        </w:rPr>
        <w:t xml:space="preserve">s tem </w:t>
      </w:r>
      <w:r w:rsidR="005E0516">
        <w:rPr>
          <w:noProof/>
          <w:lang w:eastAsia="sl-SI"/>
        </w:rPr>
        <w:t xml:space="preserve">ni potrebno s tem </w:t>
      </w:r>
      <w:r w:rsidR="00D00B1D">
        <w:rPr>
          <w:noProof/>
          <w:lang w:eastAsia="sl-SI"/>
        </w:rPr>
        <w:t xml:space="preserve">ubadati </w:t>
      </w:r>
      <w:r w:rsidR="006E3816">
        <w:rPr>
          <w:noProof/>
          <w:lang w:eastAsia="sl-SI"/>
        </w:rPr>
        <w:t xml:space="preserve">(npr. </w:t>
      </w:r>
      <w:r w:rsidR="006E3816" w:rsidRPr="0021481B">
        <w:rPr>
          <w:i/>
          <w:noProof/>
          <w:lang w:eastAsia="sl-SI"/>
        </w:rPr>
        <w:t>Window System API</w:t>
      </w:r>
      <w:r w:rsidR="006E3816">
        <w:rPr>
          <w:noProof/>
          <w:lang w:eastAsia="sl-SI"/>
        </w:rPr>
        <w:t>)</w:t>
      </w:r>
      <w:r w:rsidR="005E0516">
        <w:rPr>
          <w:noProof/>
          <w:lang w:eastAsia="sl-SI"/>
        </w:rPr>
        <w:t>.</w:t>
      </w:r>
    </w:p>
    <w:p w:rsidR="00580588" w:rsidRDefault="005D3B73" w:rsidP="007D476D">
      <w:pPr>
        <w:rPr>
          <w:noProof/>
          <w:lang w:eastAsia="sl-SI"/>
        </w:rPr>
      </w:pPr>
      <w:r>
        <w:rPr>
          <w:noProof/>
          <w:lang w:eastAsia="sl-SI"/>
        </w:rPr>
        <w:lastRenderedPageBreak/>
        <w:t xml:space="preserve"> </w:t>
      </w:r>
      <w:r>
        <w:rPr>
          <w:noProof/>
          <w:lang w:eastAsia="sl-SI"/>
        </w:rPr>
        <w:drawing>
          <wp:inline distT="0" distB="0" distL="0" distR="0" wp14:anchorId="6A7CC339" wp14:editId="4F5A44E9">
            <wp:extent cx="2908800" cy="1825200"/>
            <wp:effectExtent l="0" t="0" r="635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8800" cy="182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239C" w:rsidRDefault="0021481B">
      <w:pPr>
        <w:pStyle w:val="ListParagraph"/>
        <w:numPr>
          <w:ilvl w:val="0"/>
          <w:numId w:val="3"/>
        </w:numPr>
        <w:rPr>
          <w:noProof/>
          <w:lang w:eastAsia="sl-SI"/>
        </w:rPr>
      </w:pPr>
      <w:r>
        <w:rPr>
          <w:noProof/>
          <w:lang w:eastAsia="sl-SI"/>
        </w:rPr>
        <w:t>Preden se lotimo izdelave</w:t>
      </w:r>
      <w:r w:rsidR="005E0516">
        <w:rPr>
          <w:noProof/>
          <w:lang w:eastAsia="sl-SI"/>
        </w:rPr>
        <w:t xml:space="preserve"> vmesnika je dobro, da ga najprej naredimo kompatibilnega </w:t>
      </w:r>
      <w:r>
        <w:rPr>
          <w:noProof/>
          <w:lang w:eastAsia="sl-SI"/>
        </w:rPr>
        <w:t>s</w:t>
      </w:r>
      <w:r w:rsidR="005E0516">
        <w:rPr>
          <w:noProof/>
          <w:lang w:eastAsia="sl-SI"/>
        </w:rPr>
        <w:t xml:space="preserve"> </w:t>
      </w:r>
      <w:r w:rsidR="005E0516" w:rsidRPr="0021481B">
        <w:rPr>
          <w:i/>
          <w:noProof/>
          <w:lang w:eastAsia="sl-SI"/>
        </w:rPr>
        <w:t>CBW</w:t>
      </w:r>
      <w:r w:rsidR="005E0516">
        <w:rPr>
          <w:noProof/>
          <w:lang w:eastAsia="sl-SI"/>
        </w:rPr>
        <w:t xml:space="preserve"> okoljem. Naš </w:t>
      </w:r>
      <w:r w:rsidR="005E0516" w:rsidRPr="0021481B">
        <w:rPr>
          <w:rFonts w:ascii="Consolas" w:hAnsi="Consolas" w:cs="Consolas"/>
          <w:sz w:val="18"/>
          <w:szCs w:val="18"/>
        </w:rPr>
        <w:t>DemoModulTopComponent</w:t>
      </w:r>
      <w:r w:rsidR="005E0516">
        <w:rPr>
          <w:noProof/>
          <w:lang w:eastAsia="sl-SI"/>
        </w:rPr>
        <w:t xml:space="preserve"> razred trenutno deduje </w:t>
      </w:r>
      <w:r w:rsidR="005E0516" w:rsidRPr="0021481B">
        <w:rPr>
          <w:rFonts w:ascii="Consolas" w:hAnsi="Consolas" w:cs="Consolas"/>
          <w:sz w:val="18"/>
          <w:szCs w:val="18"/>
        </w:rPr>
        <w:t>TopComponent</w:t>
      </w:r>
      <w:r w:rsidR="005E0516">
        <w:rPr>
          <w:noProof/>
          <w:lang w:eastAsia="sl-SI"/>
        </w:rPr>
        <w:t xml:space="preserve">. To je potrebo spremeniti v </w:t>
      </w:r>
      <w:r w:rsidR="005E0516" w:rsidRPr="0021481B">
        <w:rPr>
          <w:rFonts w:ascii="Consolas" w:hAnsi="Consolas" w:cs="Consolas"/>
          <w:sz w:val="18"/>
          <w:szCs w:val="18"/>
        </w:rPr>
        <w:t>ToolTopComponent</w:t>
      </w:r>
      <w:r w:rsidR="005E0516">
        <w:rPr>
          <w:noProof/>
          <w:lang w:eastAsia="sl-SI"/>
        </w:rPr>
        <w:t xml:space="preserve">, saj nam ta omogoča povezavo do </w:t>
      </w:r>
      <w:r w:rsidR="00C6517B">
        <w:rPr>
          <w:noProof/>
          <w:lang w:eastAsia="sl-SI"/>
        </w:rPr>
        <w:t>delovne površine</w:t>
      </w:r>
      <w:r w:rsidR="005E0516">
        <w:rPr>
          <w:noProof/>
          <w:lang w:eastAsia="sl-SI"/>
        </w:rPr>
        <w:t xml:space="preserve"> in tako pove</w:t>
      </w:r>
      <w:r w:rsidR="00877F07">
        <w:rPr>
          <w:noProof/>
          <w:lang w:eastAsia="sl-SI"/>
        </w:rPr>
        <w:t>zav med tem in ostalimi moduli.</w:t>
      </w:r>
      <w:r w:rsidR="00E9239C">
        <w:rPr>
          <w:noProof/>
          <w:lang w:eastAsia="sl-SI"/>
        </w:rPr>
        <w:t xml:space="preserve"> Spremenjeno dedovanje javi napako konstruktorja, saj ne obstaja </w:t>
      </w:r>
      <w:r w:rsidR="00E9239C" w:rsidRPr="005056F9">
        <w:rPr>
          <w:i/>
          <w:noProof/>
          <w:lang w:eastAsia="sl-SI"/>
        </w:rPr>
        <w:t>super</w:t>
      </w:r>
      <w:r w:rsidR="00E9239C">
        <w:rPr>
          <w:noProof/>
          <w:lang w:eastAsia="sl-SI"/>
        </w:rPr>
        <w:t xml:space="preserve"> konstr brez parametrov. Zato našemu konstruktorju </w:t>
      </w:r>
      <w:r w:rsidR="00E9239C" w:rsidRPr="005056F9">
        <w:rPr>
          <w:rFonts w:ascii="Consolas" w:hAnsi="Consolas" w:cs="Consolas"/>
          <w:sz w:val="18"/>
          <w:szCs w:val="18"/>
        </w:rPr>
        <w:t>DemoModulTopComponent()</w:t>
      </w:r>
      <w:r w:rsidR="00E9239C">
        <w:rPr>
          <w:noProof/>
          <w:lang w:eastAsia="sl-SI"/>
        </w:rPr>
        <w:t xml:space="preserve"> dodamo parametre </w:t>
      </w:r>
      <w:r w:rsidR="00E9239C" w:rsidRPr="005056F9">
        <w:rPr>
          <w:rFonts w:ascii="Consolas" w:hAnsi="Consolas" w:cs="Consolas"/>
          <w:sz w:val="18"/>
          <w:szCs w:val="18"/>
        </w:rPr>
        <w:t>GraphScene scene</w:t>
      </w:r>
      <w:r w:rsidR="00E9239C">
        <w:rPr>
          <w:noProof/>
          <w:lang w:eastAsia="sl-SI"/>
        </w:rPr>
        <w:t xml:space="preserve"> in</w:t>
      </w:r>
      <w:r w:rsidR="00E9239C" w:rsidRPr="00E9239C">
        <w:rPr>
          <w:noProof/>
          <w:lang w:eastAsia="sl-SI"/>
        </w:rPr>
        <w:t xml:space="preserve"> </w:t>
      </w:r>
      <w:r w:rsidR="00E9239C" w:rsidRPr="005056F9">
        <w:rPr>
          <w:rFonts w:ascii="Consolas" w:hAnsi="Consolas" w:cs="Consolas"/>
          <w:sz w:val="18"/>
          <w:szCs w:val="18"/>
        </w:rPr>
        <w:t>IconNodeWidget toolNode</w:t>
      </w:r>
      <w:r w:rsidR="00E9239C">
        <w:rPr>
          <w:noProof/>
          <w:lang w:eastAsia="sl-SI"/>
        </w:rPr>
        <w:t xml:space="preserve"> in v njem kličemo metodo </w:t>
      </w:r>
      <w:r w:rsidR="00E9239C" w:rsidRPr="005056F9">
        <w:rPr>
          <w:rFonts w:ascii="Consolas" w:hAnsi="Consolas" w:cs="Consolas"/>
          <w:sz w:val="18"/>
          <w:szCs w:val="18"/>
        </w:rPr>
        <w:t>super(scene, toolNode).</w:t>
      </w:r>
      <w:r w:rsidR="0013563E">
        <w:rPr>
          <w:noProof/>
          <w:lang w:eastAsia="sl-SI"/>
        </w:rPr>
        <w:t xml:space="preserve"> </w:t>
      </w:r>
    </w:p>
    <w:p w:rsidR="00E9239C" w:rsidRPr="005056F9" w:rsidRDefault="00E9239C" w:rsidP="005056F9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8F8F8"/>
        <w:spacing w:after="0" w:line="240" w:lineRule="auto"/>
        <w:rPr>
          <w:rFonts w:ascii="Consolas" w:hAnsi="Consolas" w:cs="Consolas"/>
          <w:sz w:val="16"/>
          <w:szCs w:val="16"/>
        </w:rPr>
      </w:pPr>
      <w:r w:rsidRPr="005056F9">
        <w:rPr>
          <w:rFonts w:ascii="Consolas" w:hAnsi="Consolas" w:cs="Consolas"/>
          <w:sz w:val="16"/>
          <w:szCs w:val="16"/>
        </w:rPr>
        <w:t>public DemoModulTopComponent(GraphScene scene, IconNodeWidget toolNode) {</w:t>
      </w:r>
    </w:p>
    <w:p w:rsidR="00E9239C" w:rsidRPr="005056F9" w:rsidRDefault="00E9239C" w:rsidP="005056F9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8F8F8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sz w:val="16"/>
          <w:szCs w:val="16"/>
        </w:rPr>
        <w:t xml:space="preserve">    </w:t>
      </w:r>
      <w:r w:rsidRPr="005056F9">
        <w:rPr>
          <w:rFonts w:ascii="Consolas" w:hAnsi="Consolas" w:cs="Consolas"/>
          <w:sz w:val="16"/>
          <w:szCs w:val="16"/>
        </w:rPr>
        <w:t>super(scene, toolNode);</w:t>
      </w:r>
    </w:p>
    <w:p w:rsidR="00E9239C" w:rsidRPr="005056F9" w:rsidRDefault="00E9239C" w:rsidP="005056F9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8F8F8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sz w:val="16"/>
          <w:szCs w:val="16"/>
        </w:rPr>
        <w:t xml:space="preserve">    </w:t>
      </w:r>
      <w:r w:rsidRPr="005056F9">
        <w:rPr>
          <w:rFonts w:ascii="Consolas" w:hAnsi="Consolas" w:cs="Consolas"/>
          <w:sz w:val="16"/>
          <w:szCs w:val="16"/>
        </w:rPr>
        <w:t>initComponents();</w:t>
      </w:r>
    </w:p>
    <w:p w:rsidR="00E9239C" w:rsidRPr="005056F9" w:rsidRDefault="00E9239C" w:rsidP="005056F9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8F8F8"/>
        <w:spacing w:after="0" w:line="240" w:lineRule="auto"/>
        <w:rPr>
          <w:rFonts w:ascii="Consolas" w:hAnsi="Consolas" w:cs="Consolas"/>
          <w:sz w:val="16"/>
          <w:szCs w:val="16"/>
        </w:rPr>
      </w:pPr>
      <w:r w:rsidRPr="005056F9">
        <w:rPr>
          <w:rFonts w:ascii="Consolas" w:hAnsi="Consolas" w:cs="Consolas"/>
          <w:sz w:val="16"/>
          <w:szCs w:val="16"/>
        </w:rPr>
        <w:t xml:space="preserve">    setName(Bundle.CTL_DemoModulTopComponent());</w:t>
      </w:r>
    </w:p>
    <w:p w:rsidR="00E9239C" w:rsidRPr="005056F9" w:rsidRDefault="00E9239C" w:rsidP="005056F9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8F8F8"/>
        <w:spacing w:after="0" w:line="240" w:lineRule="auto"/>
        <w:rPr>
          <w:rFonts w:ascii="Consolas" w:hAnsi="Consolas" w:cs="Consolas"/>
          <w:sz w:val="16"/>
          <w:szCs w:val="16"/>
        </w:rPr>
      </w:pPr>
      <w:r w:rsidRPr="005056F9">
        <w:rPr>
          <w:rFonts w:ascii="Consolas" w:hAnsi="Consolas" w:cs="Consolas"/>
          <w:sz w:val="16"/>
          <w:szCs w:val="16"/>
        </w:rPr>
        <w:t xml:space="preserve">    setToolTipText(Bundle.HINT_DemoModulTopComponent());</w:t>
      </w:r>
    </w:p>
    <w:p w:rsidR="00E9239C" w:rsidRPr="005056F9" w:rsidRDefault="00E9239C" w:rsidP="005056F9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8F8F8"/>
        <w:spacing w:after="0" w:line="240" w:lineRule="auto"/>
        <w:rPr>
          <w:rFonts w:ascii="Consolas" w:hAnsi="Consolas" w:cs="Consolas"/>
          <w:sz w:val="16"/>
          <w:szCs w:val="16"/>
        </w:rPr>
      </w:pPr>
      <w:r w:rsidRPr="005056F9">
        <w:rPr>
          <w:rFonts w:ascii="Consolas" w:hAnsi="Consolas" w:cs="Consolas"/>
          <w:sz w:val="16"/>
          <w:szCs w:val="16"/>
        </w:rPr>
        <w:t>}</w:t>
      </w:r>
    </w:p>
    <w:p w:rsidR="00E9239C" w:rsidRDefault="00E9239C" w:rsidP="005056F9">
      <w:pPr>
        <w:pStyle w:val="ListParagraph"/>
        <w:rPr>
          <w:noProof/>
          <w:lang w:eastAsia="sl-SI"/>
        </w:rPr>
      </w:pPr>
    </w:p>
    <w:p w:rsidR="00B8098D" w:rsidRDefault="00DB461C" w:rsidP="005056F9">
      <w:pPr>
        <w:pStyle w:val="ListParagraph"/>
        <w:rPr>
          <w:noProof/>
          <w:lang w:eastAsia="sl-SI"/>
        </w:rPr>
      </w:pPr>
      <w:r>
        <w:rPr>
          <w:noProof/>
          <w:lang w:eastAsia="sl-SI"/>
        </w:rPr>
        <w:t xml:space="preserve">Spremenimo še </w:t>
      </w:r>
      <w:r w:rsidRPr="0021481B">
        <w:rPr>
          <w:rFonts w:ascii="Consolas" w:hAnsi="Consolas" w:cs="Consolas"/>
          <w:sz w:val="18"/>
          <w:szCs w:val="18"/>
        </w:rPr>
        <w:t>TopComponent</w:t>
      </w:r>
      <w:r>
        <w:rPr>
          <w:noProof/>
          <w:lang w:eastAsia="sl-SI"/>
        </w:rPr>
        <w:t xml:space="preserve"> anotacijo </w:t>
      </w:r>
      <w:r w:rsidRPr="0021481B">
        <w:rPr>
          <w:rFonts w:ascii="Consolas" w:hAnsi="Consolas" w:cs="Consolas"/>
          <w:sz w:val="18"/>
          <w:szCs w:val="18"/>
        </w:rPr>
        <w:t>TopComponent.PERSISTENCE_ALWAYS</w:t>
      </w:r>
      <w:r>
        <w:rPr>
          <w:noProof/>
          <w:lang w:eastAsia="sl-SI"/>
        </w:rPr>
        <w:t xml:space="preserve"> v </w:t>
      </w:r>
      <w:r w:rsidRPr="0021481B">
        <w:rPr>
          <w:rFonts w:ascii="Consolas" w:hAnsi="Consolas" w:cs="Consolas"/>
          <w:sz w:val="18"/>
          <w:szCs w:val="18"/>
        </w:rPr>
        <w:t>TopComponent.PERSISTENCE_NEVER</w:t>
      </w:r>
      <w:r>
        <w:rPr>
          <w:noProof/>
          <w:lang w:eastAsia="sl-SI"/>
        </w:rPr>
        <w:t>, da se okno ponastavi ob izhodu aplikacije</w:t>
      </w:r>
      <w:r w:rsidR="00E9239C">
        <w:rPr>
          <w:noProof/>
          <w:lang w:eastAsia="sl-SI"/>
        </w:rPr>
        <w:t xml:space="preserve"> in zbrišemo anotacije</w:t>
      </w:r>
      <w:r w:rsidR="00DA05FF">
        <w:rPr>
          <w:noProof/>
          <w:lang w:eastAsia="sl-SI"/>
        </w:rPr>
        <w:t xml:space="preserve"> </w:t>
      </w:r>
      <w:r w:rsidR="00DA05FF" w:rsidRPr="005056F9">
        <w:rPr>
          <w:rFonts w:ascii="Consolas" w:hAnsi="Consolas" w:cs="Consolas"/>
          <w:sz w:val="18"/>
          <w:szCs w:val="18"/>
        </w:rPr>
        <w:t>@ActionReference</w:t>
      </w:r>
      <w:r w:rsidR="00DA05FF">
        <w:rPr>
          <w:noProof/>
          <w:lang w:eastAsia="sl-SI"/>
        </w:rPr>
        <w:t>,</w:t>
      </w:r>
      <w:r w:rsidR="00E9239C">
        <w:rPr>
          <w:noProof/>
          <w:lang w:eastAsia="sl-SI"/>
        </w:rPr>
        <w:t xml:space="preserve"> </w:t>
      </w:r>
      <w:r w:rsidR="00E9239C" w:rsidRPr="00E9239C">
        <w:rPr>
          <w:noProof/>
          <w:lang w:eastAsia="sl-SI"/>
        </w:rPr>
        <w:t>@TopComponent.OpenActionRegistration</w:t>
      </w:r>
      <w:r w:rsidR="00E9239C">
        <w:rPr>
          <w:noProof/>
          <w:lang w:eastAsia="sl-SI"/>
        </w:rPr>
        <w:t xml:space="preserve">, </w:t>
      </w:r>
      <w:r w:rsidR="00E9239C" w:rsidRPr="00E9239C">
        <w:rPr>
          <w:noProof/>
          <w:lang w:eastAsia="sl-SI"/>
        </w:rPr>
        <w:t>@ConvertAsProperties</w:t>
      </w:r>
      <w:r w:rsidR="00DA05FF">
        <w:rPr>
          <w:noProof/>
          <w:lang w:eastAsia="sl-SI"/>
        </w:rPr>
        <w:t xml:space="preserve"> ki doda akcijo v meni </w:t>
      </w:r>
      <w:r w:rsidR="00DA05FF" w:rsidRPr="005056F9">
        <w:rPr>
          <w:i/>
          <w:noProof/>
          <w:lang w:eastAsia="sl-SI"/>
        </w:rPr>
        <w:t>Window</w:t>
      </w:r>
      <w:r w:rsidR="008310EA">
        <w:rPr>
          <w:noProof/>
          <w:lang w:eastAsia="sl-SI"/>
        </w:rPr>
        <w:t>.</w:t>
      </w:r>
      <w:r w:rsidR="00DA05FF">
        <w:rPr>
          <w:noProof/>
          <w:lang w:eastAsia="sl-SI"/>
        </w:rPr>
        <w:t xml:space="preserve"> </w:t>
      </w:r>
      <w:r w:rsidR="0030324D">
        <w:rPr>
          <w:noProof/>
          <w:lang w:eastAsia="sl-SI"/>
        </w:rPr>
        <w:t>S tem onemogočimo</w:t>
      </w:r>
      <w:r w:rsidR="007200CD">
        <w:rPr>
          <w:noProof/>
          <w:lang w:eastAsia="sl-SI"/>
        </w:rPr>
        <w:t xml:space="preserve"> prikaz urejevalnika ne da bi imeli povezavo na delovno površino, kar bi povrzočalo napake pri delovanju aplikacije.</w:t>
      </w:r>
      <w:r>
        <w:rPr>
          <w:noProof/>
          <w:lang w:eastAsia="sl-SI"/>
        </w:rPr>
        <w:t xml:space="preserve"> </w:t>
      </w:r>
      <w:r w:rsidR="0030324D">
        <w:rPr>
          <w:noProof/>
          <w:lang w:eastAsia="sl-SI"/>
        </w:rPr>
        <w:br/>
        <w:t xml:space="preserve">Popravimo še naš </w:t>
      </w:r>
      <w:r w:rsidR="0030324D" w:rsidRPr="0021481B">
        <w:rPr>
          <w:i/>
          <w:noProof/>
          <w:lang w:eastAsia="sl-SI"/>
        </w:rPr>
        <w:t>DemoModulTool</w:t>
      </w:r>
      <w:r w:rsidR="0030324D">
        <w:rPr>
          <w:noProof/>
          <w:lang w:eastAsia="sl-SI"/>
        </w:rPr>
        <w:t xml:space="preserve"> razred in implementiramo še metodo </w:t>
      </w:r>
      <w:r w:rsidR="0030324D" w:rsidRPr="00E520F6">
        <w:rPr>
          <w:rFonts w:ascii="Consolas" w:hAnsi="Consolas" w:cs="Consolas"/>
          <w:sz w:val="18"/>
          <w:szCs w:val="18"/>
        </w:rPr>
        <w:t>getTopComponentClass</w:t>
      </w:r>
      <w:r w:rsidR="0030324D" w:rsidRPr="0021481B">
        <w:rPr>
          <w:rFonts w:ascii="Consolas" w:hAnsi="Consolas" w:cs="Consolas"/>
          <w:sz w:val="18"/>
          <w:szCs w:val="18"/>
        </w:rPr>
        <w:t>()</w:t>
      </w:r>
      <w:r w:rsidR="0030324D">
        <w:rPr>
          <w:noProof/>
          <w:lang w:eastAsia="sl-SI"/>
        </w:rPr>
        <w:t xml:space="preserve">. Dodamo ji samo </w:t>
      </w:r>
      <w:r w:rsidR="0030324D" w:rsidRPr="0021481B">
        <w:rPr>
          <w:i/>
          <w:noProof/>
          <w:lang w:eastAsia="sl-SI"/>
        </w:rPr>
        <w:t>return</w:t>
      </w:r>
      <w:r w:rsidR="0030324D">
        <w:rPr>
          <w:noProof/>
          <w:lang w:eastAsia="sl-SI"/>
        </w:rPr>
        <w:t xml:space="preserve"> izjavo z vrednostjo </w:t>
      </w:r>
      <w:r w:rsidR="0030324D" w:rsidRPr="00DA05FF">
        <w:rPr>
          <w:rFonts w:ascii="Consolas" w:hAnsi="Consolas" w:cs="Consolas"/>
          <w:sz w:val="18"/>
          <w:szCs w:val="18"/>
        </w:rPr>
        <w:t>DemoModulTopComponent.class</w:t>
      </w:r>
      <w:r w:rsidR="0030324D">
        <w:rPr>
          <w:noProof/>
          <w:lang w:eastAsia="sl-SI"/>
        </w:rPr>
        <w:t xml:space="preserve">. </w:t>
      </w:r>
      <w:r w:rsidR="008310EA">
        <w:rPr>
          <w:noProof/>
          <w:lang w:eastAsia="sl-SI"/>
        </w:rPr>
        <w:t>Z</w:t>
      </w:r>
      <w:r w:rsidR="002D1743">
        <w:rPr>
          <w:noProof/>
          <w:lang w:eastAsia="sl-SI"/>
        </w:rPr>
        <w:t>daj lahko</w:t>
      </w:r>
      <w:r w:rsidR="00B8098D">
        <w:rPr>
          <w:noProof/>
          <w:lang w:eastAsia="sl-SI"/>
        </w:rPr>
        <w:t xml:space="preserve"> </w:t>
      </w:r>
      <w:r w:rsidR="00877F07">
        <w:rPr>
          <w:noProof/>
          <w:lang w:eastAsia="sl-SI"/>
        </w:rPr>
        <w:t>zaženemo aplikacijo</w:t>
      </w:r>
      <w:r>
        <w:rPr>
          <w:noProof/>
          <w:lang w:eastAsia="sl-SI"/>
        </w:rPr>
        <w:t>.</w:t>
      </w:r>
      <w:r w:rsidR="00877F07">
        <w:rPr>
          <w:noProof/>
          <w:lang w:eastAsia="sl-SI"/>
        </w:rPr>
        <w:t xml:space="preserve"> </w:t>
      </w:r>
      <w:r>
        <w:rPr>
          <w:noProof/>
          <w:lang w:eastAsia="sl-SI"/>
        </w:rPr>
        <w:t>D</w:t>
      </w:r>
      <w:r w:rsidR="00877F07">
        <w:rPr>
          <w:noProof/>
          <w:lang w:eastAsia="sl-SI"/>
        </w:rPr>
        <w:t xml:space="preserve">odamo naše orodje na </w:t>
      </w:r>
      <w:r w:rsidR="00B8098D">
        <w:rPr>
          <w:noProof/>
          <w:lang w:eastAsia="sl-SI"/>
        </w:rPr>
        <w:t>delovno površino in z desnim klikom odpremo urejevalnik, ki je trenutno še prazen.</w:t>
      </w:r>
    </w:p>
    <w:p w:rsidR="00B8098D" w:rsidRDefault="00B8098D" w:rsidP="007D476D">
      <w:pPr>
        <w:rPr>
          <w:noProof/>
          <w:lang w:eastAsia="sl-SI"/>
        </w:rPr>
      </w:pPr>
      <w:r>
        <w:rPr>
          <w:noProof/>
          <w:lang w:eastAsia="sl-SI"/>
        </w:rPr>
        <w:lastRenderedPageBreak/>
        <w:drawing>
          <wp:inline distT="0" distB="0" distL="0" distR="0">
            <wp:extent cx="5457190" cy="349504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1770" b="30050"/>
                    <a:stretch/>
                  </pic:blipFill>
                  <pic:spPr bwMode="auto">
                    <a:xfrm>
                      <a:off x="0" y="0"/>
                      <a:ext cx="5457190" cy="3495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8098D" w:rsidRDefault="00B8098D" w:rsidP="005056F9">
      <w:pPr>
        <w:pStyle w:val="ListParagraph"/>
        <w:numPr>
          <w:ilvl w:val="0"/>
          <w:numId w:val="3"/>
        </w:numPr>
        <w:rPr>
          <w:noProof/>
          <w:lang w:eastAsia="sl-SI"/>
        </w:rPr>
      </w:pPr>
      <w:r>
        <w:rPr>
          <w:noProof/>
          <w:lang w:eastAsia="sl-SI"/>
        </w:rPr>
        <w:t xml:space="preserve">Za naš Demo primer sem na urejevalni </w:t>
      </w:r>
      <w:r w:rsidR="00995A67">
        <w:rPr>
          <w:noProof/>
          <w:lang w:eastAsia="sl-SI"/>
        </w:rPr>
        <w:t xml:space="preserve">površini </w:t>
      </w:r>
      <w:r>
        <w:rPr>
          <w:noProof/>
          <w:lang w:eastAsia="sl-SI"/>
        </w:rPr>
        <w:t xml:space="preserve">dodal labelo in gumb, ki bo preveril ali je predhodno orodje tudi tipa </w:t>
      </w:r>
      <w:r w:rsidRPr="0030324D">
        <w:rPr>
          <w:rFonts w:ascii="Consolas" w:hAnsi="Consolas" w:cs="Consolas"/>
          <w:sz w:val="18"/>
          <w:szCs w:val="18"/>
        </w:rPr>
        <w:t>AbstractModelTool</w:t>
      </w:r>
      <w:r>
        <w:rPr>
          <w:noProof/>
          <w:lang w:eastAsia="sl-SI"/>
        </w:rPr>
        <w:t xml:space="preserve">. </w:t>
      </w:r>
      <w:r w:rsidR="0030324D">
        <w:rPr>
          <w:noProof/>
          <w:lang w:eastAsia="sl-SI"/>
        </w:rPr>
        <w:br/>
      </w:r>
      <w:r w:rsidR="0030324D">
        <w:rPr>
          <w:noProof/>
          <w:lang w:eastAsia="sl-SI"/>
        </w:rPr>
        <w:br/>
      </w:r>
      <w:r w:rsidR="00FD4E89">
        <w:rPr>
          <w:noProof/>
          <w:lang w:eastAsia="sl-SI"/>
        </w:rPr>
        <w:t>Koda za gumb je sledeča:</w:t>
      </w:r>
      <w:r w:rsidR="005A2B15">
        <w:rPr>
          <w:noProof/>
          <w:lang w:eastAsia="sl-SI"/>
        </w:rPr>
        <w:t xml:space="preserve"> </w:t>
      </w:r>
      <w:r w:rsidR="0030324D">
        <w:rPr>
          <w:noProof/>
          <w:lang w:eastAsia="sl-SI"/>
        </w:rPr>
        <w:br/>
      </w:r>
      <w:r w:rsidR="005A2B15">
        <w:rPr>
          <w:noProof/>
          <w:lang w:eastAsia="sl-SI"/>
        </w:rPr>
        <w:t>(</w:t>
      </w:r>
      <w:r w:rsidR="00FD4E89">
        <w:rPr>
          <w:noProof/>
          <w:lang w:eastAsia="sl-SI"/>
        </w:rPr>
        <w:t xml:space="preserve">ne pozabite </w:t>
      </w:r>
      <w:r w:rsidR="005A2B15">
        <w:rPr>
          <w:noProof/>
          <w:lang w:eastAsia="sl-SI"/>
        </w:rPr>
        <w:t>dodati odvisno</w:t>
      </w:r>
      <w:r w:rsidR="00995A67">
        <w:rPr>
          <w:noProof/>
          <w:lang w:eastAsia="sl-SI"/>
        </w:rPr>
        <w:t>s</w:t>
      </w:r>
      <w:r w:rsidR="005A2B15">
        <w:rPr>
          <w:noProof/>
          <w:lang w:eastAsia="sl-SI"/>
        </w:rPr>
        <w:t xml:space="preserve">ti: </w:t>
      </w:r>
      <w:r w:rsidR="005A2B15" w:rsidRPr="0030324D">
        <w:rPr>
          <w:i/>
          <w:noProof/>
          <w:lang w:eastAsia="sl-SI"/>
        </w:rPr>
        <w:t>Visual Library API, ToolGraph, Dialogs API, Utilities API</w:t>
      </w:r>
      <w:r w:rsidR="005A2B15">
        <w:rPr>
          <w:noProof/>
          <w:lang w:eastAsia="sl-SI"/>
        </w:rPr>
        <w:t>)</w:t>
      </w:r>
    </w:p>
    <w:p w:rsidR="00DB461C" w:rsidRPr="00DB461C" w:rsidRDefault="00DB461C" w:rsidP="00DB461C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8F8F8"/>
        <w:spacing w:after="0" w:line="240" w:lineRule="auto"/>
        <w:rPr>
          <w:rFonts w:ascii="Consolas" w:hAnsi="Consolas" w:cs="Consolas"/>
          <w:sz w:val="16"/>
          <w:szCs w:val="16"/>
        </w:rPr>
      </w:pPr>
      <w:r w:rsidRPr="00DB461C">
        <w:rPr>
          <w:rFonts w:ascii="Consolas" w:hAnsi="Consolas" w:cs="Consolas"/>
          <w:sz w:val="16"/>
          <w:szCs w:val="16"/>
        </w:rPr>
        <w:t xml:space="preserve">private void jButton1ActionPerformed(java.awt.event.ActionEvent evt) {                                         </w:t>
      </w:r>
    </w:p>
    <w:p w:rsidR="00DB461C" w:rsidRPr="00DB461C" w:rsidRDefault="00DB461C" w:rsidP="00DB461C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8F8F8"/>
        <w:spacing w:after="0" w:line="240" w:lineRule="auto"/>
        <w:rPr>
          <w:rFonts w:ascii="Consolas" w:hAnsi="Consolas" w:cs="Consolas"/>
          <w:sz w:val="16"/>
          <w:szCs w:val="16"/>
        </w:rPr>
      </w:pPr>
      <w:r w:rsidRPr="00DB461C">
        <w:rPr>
          <w:rFonts w:ascii="Consolas" w:hAnsi="Consolas" w:cs="Consolas"/>
          <w:sz w:val="16"/>
          <w:szCs w:val="16"/>
        </w:rPr>
        <w:t xml:space="preserve">        NotifyDescriptor nd</w:t>
      </w:r>
      <w:r>
        <w:rPr>
          <w:rFonts w:ascii="Consolas" w:hAnsi="Consolas" w:cs="Consolas"/>
          <w:sz w:val="16"/>
          <w:szCs w:val="16"/>
        </w:rPr>
        <w:t>;</w:t>
      </w:r>
      <w:r>
        <w:rPr>
          <w:rFonts w:ascii="Consolas" w:hAnsi="Consolas" w:cs="Consolas"/>
          <w:sz w:val="16"/>
          <w:szCs w:val="16"/>
        </w:rPr>
        <w:br/>
        <w:t xml:space="preserve">       </w:t>
      </w:r>
    </w:p>
    <w:p w:rsidR="00DB461C" w:rsidRPr="00DB461C" w:rsidRDefault="00DB461C" w:rsidP="00DB461C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8F8F8"/>
        <w:spacing w:after="0" w:line="240" w:lineRule="auto"/>
        <w:rPr>
          <w:rFonts w:ascii="Consolas" w:hAnsi="Consolas" w:cs="Consolas"/>
          <w:sz w:val="16"/>
          <w:szCs w:val="16"/>
        </w:rPr>
      </w:pPr>
      <w:r w:rsidRPr="00DB461C">
        <w:rPr>
          <w:rFonts w:ascii="Consolas" w:hAnsi="Consolas" w:cs="Consolas"/>
          <w:sz w:val="16"/>
          <w:szCs w:val="16"/>
        </w:rPr>
        <w:t xml:space="preserve">        try{</w:t>
      </w:r>
    </w:p>
    <w:p w:rsidR="00DB461C" w:rsidRPr="00DB461C" w:rsidRDefault="00DB461C" w:rsidP="00DB461C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8F8F8"/>
        <w:spacing w:after="0" w:line="240" w:lineRule="auto"/>
        <w:rPr>
          <w:rFonts w:ascii="Consolas" w:hAnsi="Consolas" w:cs="Consolas"/>
          <w:sz w:val="16"/>
          <w:szCs w:val="16"/>
        </w:rPr>
      </w:pPr>
      <w:r w:rsidRPr="00DB461C">
        <w:rPr>
          <w:rFonts w:ascii="Consolas" w:hAnsi="Consolas" w:cs="Consolas"/>
          <w:sz w:val="16"/>
          <w:szCs w:val="16"/>
        </w:rPr>
        <w:t xml:space="preserve">            ToolWrapper tool = (ToolWrapper)getScene().findObject (getToolNode());</w:t>
      </w:r>
    </w:p>
    <w:p w:rsidR="00DB461C" w:rsidRPr="00DB461C" w:rsidRDefault="00DB461C" w:rsidP="00DB461C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8F8F8"/>
        <w:spacing w:after="0" w:line="240" w:lineRule="auto"/>
        <w:rPr>
          <w:rFonts w:ascii="Consolas" w:hAnsi="Consolas" w:cs="Consolas"/>
          <w:sz w:val="16"/>
          <w:szCs w:val="16"/>
        </w:rPr>
      </w:pPr>
      <w:r w:rsidRPr="00DB461C">
        <w:rPr>
          <w:rFonts w:ascii="Consolas" w:hAnsi="Consolas" w:cs="Consolas"/>
          <w:sz w:val="16"/>
          <w:szCs w:val="16"/>
        </w:rPr>
        <w:t xml:space="preserve">            ToolWrapper prevTool = tool.getPrevNode(getScene());</w:t>
      </w:r>
    </w:p>
    <w:p w:rsidR="00DB461C" w:rsidRPr="00DB461C" w:rsidRDefault="00DB461C" w:rsidP="00DB461C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8F8F8"/>
        <w:spacing w:after="0" w:line="240" w:lineRule="auto"/>
        <w:rPr>
          <w:rFonts w:ascii="Consolas" w:hAnsi="Consolas" w:cs="Consolas"/>
          <w:sz w:val="16"/>
          <w:szCs w:val="16"/>
        </w:rPr>
      </w:pPr>
      <w:r w:rsidRPr="00DB461C">
        <w:rPr>
          <w:rFonts w:ascii="Consolas" w:hAnsi="Consolas" w:cs="Consolas"/>
          <w:sz w:val="16"/>
          <w:szCs w:val="16"/>
        </w:rPr>
        <w:t xml:space="preserve">            AbstractModelTool gt = (AbstractModelTool) prevTool.getNodeGenericTool();</w:t>
      </w:r>
    </w:p>
    <w:p w:rsidR="00DB461C" w:rsidRPr="00DB461C" w:rsidRDefault="00DB461C" w:rsidP="00DB461C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8F8F8"/>
        <w:spacing w:after="0" w:line="240" w:lineRule="auto"/>
        <w:rPr>
          <w:rFonts w:ascii="Consolas" w:hAnsi="Consolas" w:cs="Consolas"/>
          <w:sz w:val="16"/>
          <w:szCs w:val="16"/>
        </w:rPr>
      </w:pPr>
      <w:r w:rsidRPr="00DB461C">
        <w:rPr>
          <w:rFonts w:ascii="Consolas" w:hAnsi="Consolas" w:cs="Consolas"/>
          <w:sz w:val="16"/>
          <w:szCs w:val="16"/>
        </w:rPr>
        <w:t xml:space="preserve">            </w:t>
      </w:r>
    </w:p>
    <w:p w:rsidR="00DB461C" w:rsidRPr="00DB461C" w:rsidRDefault="00DB461C" w:rsidP="00DB461C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8F8F8"/>
        <w:spacing w:after="0" w:line="240" w:lineRule="auto"/>
        <w:rPr>
          <w:rFonts w:ascii="Consolas" w:hAnsi="Consolas" w:cs="Consolas"/>
          <w:sz w:val="16"/>
          <w:szCs w:val="16"/>
        </w:rPr>
      </w:pPr>
      <w:r w:rsidRPr="00DB461C">
        <w:rPr>
          <w:rFonts w:ascii="Consolas" w:hAnsi="Consolas" w:cs="Consolas"/>
          <w:sz w:val="16"/>
          <w:szCs w:val="16"/>
        </w:rPr>
        <w:t xml:space="preserve">            nd = new NotifyDescriptor.Message("Predhodni modul JE ModelTool");</w:t>
      </w:r>
    </w:p>
    <w:p w:rsidR="00DB461C" w:rsidRPr="00DB461C" w:rsidRDefault="00DB461C" w:rsidP="00DB461C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8F8F8"/>
        <w:spacing w:after="0" w:line="240" w:lineRule="auto"/>
        <w:rPr>
          <w:rFonts w:ascii="Consolas" w:hAnsi="Consolas" w:cs="Consolas"/>
          <w:sz w:val="16"/>
          <w:szCs w:val="16"/>
        </w:rPr>
      </w:pPr>
      <w:r w:rsidRPr="00DB461C">
        <w:rPr>
          <w:rFonts w:ascii="Consolas" w:hAnsi="Consolas" w:cs="Consolas"/>
          <w:sz w:val="16"/>
          <w:szCs w:val="16"/>
        </w:rPr>
        <w:t xml:space="preserve">            </w:t>
      </w:r>
    </w:p>
    <w:p w:rsidR="00DB461C" w:rsidRPr="00DB461C" w:rsidRDefault="00DB461C" w:rsidP="00DB461C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8F8F8"/>
        <w:spacing w:after="0" w:line="240" w:lineRule="auto"/>
        <w:rPr>
          <w:rFonts w:ascii="Consolas" w:hAnsi="Consolas" w:cs="Consolas"/>
          <w:sz w:val="16"/>
          <w:szCs w:val="16"/>
        </w:rPr>
      </w:pPr>
      <w:r w:rsidRPr="00DB461C">
        <w:rPr>
          <w:rFonts w:ascii="Consolas" w:hAnsi="Consolas" w:cs="Consolas"/>
          <w:sz w:val="16"/>
          <w:szCs w:val="16"/>
        </w:rPr>
        <w:t xml:space="preserve">        }catch(ClassCastException e){</w:t>
      </w:r>
    </w:p>
    <w:p w:rsidR="00DB461C" w:rsidRPr="00DB461C" w:rsidRDefault="00DB461C" w:rsidP="00DB461C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8F8F8"/>
        <w:spacing w:after="0" w:line="240" w:lineRule="auto"/>
        <w:rPr>
          <w:rFonts w:ascii="Consolas" w:hAnsi="Consolas" w:cs="Consolas"/>
          <w:sz w:val="16"/>
          <w:szCs w:val="16"/>
        </w:rPr>
      </w:pPr>
      <w:r w:rsidRPr="00DB461C">
        <w:rPr>
          <w:rFonts w:ascii="Consolas" w:hAnsi="Consolas" w:cs="Consolas"/>
          <w:sz w:val="16"/>
          <w:szCs w:val="16"/>
        </w:rPr>
        <w:t xml:space="preserve">            Logger.getAnonymousLogger().severe(e.getMessage());</w:t>
      </w:r>
    </w:p>
    <w:p w:rsidR="00DB461C" w:rsidRPr="00DB461C" w:rsidRDefault="00DB461C" w:rsidP="00DB461C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8F8F8"/>
        <w:spacing w:after="0" w:line="240" w:lineRule="auto"/>
        <w:rPr>
          <w:rFonts w:ascii="Consolas" w:hAnsi="Consolas" w:cs="Consolas"/>
          <w:sz w:val="16"/>
          <w:szCs w:val="16"/>
        </w:rPr>
      </w:pPr>
      <w:r w:rsidRPr="00DB461C">
        <w:rPr>
          <w:rFonts w:ascii="Consolas" w:hAnsi="Consolas" w:cs="Consolas"/>
          <w:sz w:val="16"/>
          <w:szCs w:val="16"/>
        </w:rPr>
        <w:t xml:space="preserve">            nd = new NotifyDescriptor.Message("Predhodni modul NI ModelTool");</w:t>
      </w:r>
    </w:p>
    <w:p w:rsidR="00DB461C" w:rsidRPr="00DB461C" w:rsidRDefault="00DB461C" w:rsidP="00DB461C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8F8F8"/>
        <w:spacing w:after="0" w:line="240" w:lineRule="auto"/>
        <w:rPr>
          <w:rFonts w:ascii="Consolas" w:hAnsi="Consolas" w:cs="Consolas"/>
          <w:sz w:val="16"/>
          <w:szCs w:val="16"/>
        </w:rPr>
      </w:pPr>
      <w:r w:rsidRPr="00DB461C">
        <w:rPr>
          <w:rFonts w:ascii="Consolas" w:hAnsi="Consolas" w:cs="Consolas"/>
          <w:sz w:val="16"/>
          <w:szCs w:val="16"/>
        </w:rPr>
        <w:t xml:space="preserve">        }catch(NullPointerException e){</w:t>
      </w:r>
    </w:p>
    <w:p w:rsidR="00DB461C" w:rsidRPr="00DB461C" w:rsidRDefault="00DB461C" w:rsidP="00DB461C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8F8F8"/>
        <w:spacing w:after="0" w:line="240" w:lineRule="auto"/>
        <w:rPr>
          <w:rFonts w:ascii="Consolas" w:hAnsi="Consolas" w:cs="Consolas"/>
          <w:sz w:val="16"/>
          <w:szCs w:val="16"/>
        </w:rPr>
      </w:pPr>
      <w:r w:rsidRPr="00DB461C">
        <w:rPr>
          <w:rFonts w:ascii="Consolas" w:hAnsi="Consolas" w:cs="Consolas"/>
          <w:sz w:val="16"/>
          <w:szCs w:val="16"/>
        </w:rPr>
        <w:t xml:space="preserve">            Logger.getAnonymousLogger().severe(e.getMessage());</w:t>
      </w:r>
    </w:p>
    <w:p w:rsidR="00DB461C" w:rsidRPr="00DB461C" w:rsidRDefault="00DB461C" w:rsidP="00DB461C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8F8F8"/>
        <w:spacing w:after="0" w:line="240" w:lineRule="auto"/>
        <w:rPr>
          <w:rFonts w:ascii="Consolas" w:hAnsi="Consolas" w:cs="Consolas"/>
          <w:sz w:val="16"/>
          <w:szCs w:val="16"/>
        </w:rPr>
      </w:pPr>
      <w:r w:rsidRPr="00DB461C">
        <w:rPr>
          <w:rFonts w:ascii="Consolas" w:hAnsi="Consolas" w:cs="Consolas"/>
          <w:sz w:val="16"/>
          <w:szCs w:val="16"/>
        </w:rPr>
        <w:t xml:space="preserve">            nd = new NotifyDescriptor.Message("Predhodni modul ne obstaja");   </w:t>
      </w:r>
    </w:p>
    <w:p w:rsidR="00DB461C" w:rsidRPr="00DB461C" w:rsidRDefault="00DB461C" w:rsidP="00DB461C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8F8F8"/>
        <w:spacing w:after="0" w:line="240" w:lineRule="auto"/>
        <w:rPr>
          <w:rFonts w:ascii="Consolas" w:hAnsi="Consolas" w:cs="Consolas"/>
          <w:sz w:val="16"/>
          <w:szCs w:val="16"/>
        </w:rPr>
      </w:pPr>
      <w:r w:rsidRPr="00DB461C">
        <w:rPr>
          <w:rFonts w:ascii="Consolas" w:hAnsi="Consolas" w:cs="Consolas"/>
          <w:sz w:val="16"/>
          <w:szCs w:val="16"/>
        </w:rPr>
        <w:t xml:space="preserve">        }finally {</w:t>
      </w:r>
    </w:p>
    <w:p w:rsidR="00DB461C" w:rsidRPr="00DB461C" w:rsidRDefault="00DB461C" w:rsidP="00DB461C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8F8F8"/>
        <w:spacing w:after="0" w:line="240" w:lineRule="auto"/>
        <w:rPr>
          <w:rFonts w:ascii="Consolas" w:hAnsi="Consolas" w:cs="Consolas"/>
          <w:sz w:val="16"/>
          <w:szCs w:val="16"/>
        </w:rPr>
      </w:pPr>
      <w:r w:rsidRPr="00DB461C">
        <w:rPr>
          <w:rFonts w:ascii="Consolas" w:hAnsi="Consolas" w:cs="Consolas"/>
          <w:sz w:val="16"/>
          <w:szCs w:val="16"/>
        </w:rPr>
        <w:t xml:space="preserve">            DialogDisplayer.getDefault().notify(nd);</w:t>
      </w:r>
    </w:p>
    <w:p w:rsidR="00DB461C" w:rsidRPr="00DB461C" w:rsidRDefault="00DB461C" w:rsidP="00DB461C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8F8F8"/>
        <w:spacing w:after="0" w:line="240" w:lineRule="auto"/>
        <w:rPr>
          <w:rFonts w:ascii="Consolas" w:hAnsi="Consolas" w:cs="Consolas"/>
          <w:sz w:val="16"/>
          <w:szCs w:val="16"/>
        </w:rPr>
      </w:pPr>
      <w:r w:rsidRPr="00DB461C">
        <w:rPr>
          <w:rFonts w:ascii="Consolas" w:hAnsi="Consolas" w:cs="Consolas"/>
          <w:sz w:val="16"/>
          <w:szCs w:val="16"/>
        </w:rPr>
        <w:t xml:space="preserve">        }</w:t>
      </w:r>
    </w:p>
    <w:p w:rsidR="00DB461C" w:rsidRPr="00DB461C" w:rsidRDefault="00DB461C" w:rsidP="00DB461C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8F8F8"/>
        <w:spacing w:after="0" w:line="240" w:lineRule="auto"/>
        <w:rPr>
          <w:rFonts w:ascii="Consolas" w:hAnsi="Consolas" w:cs="Consolas"/>
          <w:sz w:val="16"/>
          <w:szCs w:val="16"/>
        </w:rPr>
      </w:pPr>
      <w:r w:rsidRPr="00DB461C">
        <w:rPr>
          <w:rFonts w:ascii="Consolas" w:hAnsi="Consolas" w:cs="Consolas"/>
          <w:sz w:val="16"/>
          <w:szCs w:val="16"/>
        </w:rPr>
        <w:t xml:space="preserve">    }    </w:t>
      </w:r>
    </w:p>
    <w:p w:rsidR="00D82B64" w:rsidRDefault="00D82B64" w:rsidP="007D476D">
      <w:pPr>
        <w:rPr>
          <w:noProof/>
          <w:lang w:eastAsia="sl-SI"/>
        </w:rPr>
      </w:pPr>
    </w:p>
    <w:p w:rsidR="00B625CC" w:rsidRDefault="00B625CC" w:rsidP="005056F9">
      <w:pPr>
        <w:ind w:left="708"/>
        <w:rPr>
          <w:noProof/>
          <w:lang w:eastAsia="sl-SI"/>
        </w:rPr>
      </w:pPr>
      <w:r>
        <w:rPr>
          <w:noProof/>
          <w:lang w:eastAsia="sl-SI"/>
        </w:rPr>
        <w:t xml:space="preserve">Funkciji </w:t>
      </w:r>
      <w:r w:rsidRPr="00995A67">
        <w:rPr>
          <w:rFonts w:ascii="Consolas" w:hAnsi="Consolas" w:cs="Consolas"/>
          <w:noProof/>
          <w:sz w:val="18"/>
          <w:lang w:eastAsia="sl-SI"/>
        </w:rPr>
        <w:t>getScene()</w:t>
      </w:r>
      <w:r w:rsidRPr="00995A67">
        <w:rPr>
          <w:noProof/>
          <w:sz w:val="18"/>
          <w:lang w:eastAsia="sl-SI"/>
        </w:rPr>
        <w:t xml:space="preserve"> </w:t>
      </w:r>
      <w:r>
        <w:rPr>
          <w:noProof/>
          <w:lang w:eastAsia="sl-SI"/>
        </w:rPr>
        <w:t xml:space="preserve">in </w:t>
      </w:r>
      <w:r w:rsidRPr="00995A67">
        <w:rPr>
          <w:rFonts w:ascii="Consolas" w:hAnsi="Consolas" w:cs="Consolas"/>
          <w:noProof/>
          <w:sz w:val="18"/>
          <w:lang w:eastAsia="sl-SI"/>
        </w:rPr>
        <w:t>getToolNode()</w:t>
      </w:r>
      <w:r w:rsidRPr="00995A67">
        <w:rPr>
          <w:noProof/>
          <w:sz w:val="18"/>
          <w:lang w:eastAsia="sl-SI"/>
        </w:rPr>
        <w:t xml:space="preserve"> </w:t>
      </w:r>
      <w:r>
        <w:rPr>
          <w:noProof/>
          <w:lang w:eastAsia="sl-SI"/>
        </w:rPr>
        <w:t xml:space="preserve">se </w:t>
      </w:r>
      <w:r w:rsidR="00995A67">
        <w:rPr>
          <w:noProof/>
          <w:lang w:eastAsia="sl-SI"/>
        </w:rPr>
        <w:t xml:space="preserve">morata </w:t>
      </w:r>
      <w:r>
        <w:rPr>
          <w:noProof/>
          <w:lang w:eastAsia="sl-SI"/>
        </w:rPr>
        <w:t xml:space="preserve">nahajati v </w:t>
      </w:r>
      <w:r w:rsidRPr="00995A67">
        <w:rPr>
          <w:i/>
          <w:noProof/>
          <w:lang w:eastAsia="sl-SI"/>
        </w:rPr>
        <w:t>ToolTopComponent</w:t>
      </w:r>
      <w:r>
        <w:rPr>
          <w:noProof/>
          <w:lang w:eastAsia="sl-SI"/>
        </w:rPr>
        <w:t xml:space="preserve"> razredu </w:t>
      </w:r>
      <w:r w:rsidR="002D1743">
        <w:rPr>
          <w:noProof/>
          <w:lang w:eastAsia="sl-SI"/>
        </w:rPr>
        <w:t>in st</w:t>
      </w:r>
      <w:r w:rsidR="00995A67">
        <w:rPr>
          <w:noProof/>
          <w:lang w:eastAsia="sl-SI"/>
        </w:rPr>
        <w:t>a</w:t>
      </w:r>
      <w:r w:rsidR="002D1743">
        <w:rPr>
          <w:noProof/>
          <w:lang w:eastAsia="sl-SI"/>
        </w:rPr>
        <w:t xml:space="preserve"> referenci</w:t>
      </w:r>
      <w:r>
        <w:rPr>
          <w:noProof/>
          <w:lang w:eastAsia="sl-SI"/>
        </w:rPr>
        <w:t xml:space="preserve"> na delovno površino in vozlišče orodja</w:t>
      </w:r>
      <w:r w:rsidR="002D1743">
        <w:rPr>
          <w:noProof/>
          <w:lang w:eastAsia="sl-SI"/>
        </w:rPr>
        <w:t>,</w:t>
      </w:r>
      <w:r>
        <w:rPr>
          <w:noProof/>
          <w:lang w:eastAsia="sl-SI"/>
        </w:rPr>
        <w:t xml:space="preserve"> ki ga trenutno urejamo. S tem lahko dobimo </w:t>
      </w:r>
      <w:r w:rsidRPr="00995A67">
        <w:rPr>
          <w:i/>
          <w:noProof/>
          <w:lang w:eastAsia="sl-SI"/>
        </w:rPr>
        <w:t>ToolWrapper</w:t>
      </w:r>
      <w:r>
        <w:rPr>
          <w:noProof/>
          <w:lang w:eastAsia="sl-SI"/>
        </w:rPr>
        <w:t xml:space="preserve">, na delovni površini, ki ima metodo </w:t>
      </w:r>
      <w:r w:rsidRPr="00995A67">
        <w:rPr>
          <w:rFonts w:ascii="Consolas" w:hAnsi="Consolas" w:cs="Consolas"/>
          <w:noProof/>
          <w:sz w:val="18"/>
          <w:lang w:eastAsia="sl-SI"/>
        </w:rPr>
        <w:t>getPrevNode()</w:t>
      </w:r>
      <w:r>
        <w:rPr>
          <w:noProof/>
          <w:lang w:eastAsia="sl-SI"/>
        </w:rPr>
        <w:t xml:space="preserve">. Ta vrne prvo predhodno orodje (ali </w:t>
      </w:r>
      <w:r w:rsidRPr="00995A67">
        <w:rPr>
          <w:rFonts w:ascii="Consolas" w:hAnsi="Consolas" w:cs="Consolas"/>
          <w:noProof/>
          <w:sz w:val="18"/>
          <w:lang w:eastAsia="sl-SI"/>
        </w:rPr>
        <w:t>null</w:t>
      </w:r>
      <w:r w:rsidR="00995A67">
        <w:rPr>
          <w:rFonts w:ascii="Consolas" w:hAnsi="Consolas" w:cs="Consolas"/>
          <w:noProof/>
          <w:sz w:val="18"/>
          <w:lang w:eastAsia="sl-SI"/>
        </w:rPr>
        <w:t>,</w:t>
      </w:r>
      <w:r w:rsidRPr="00995A67">
        <w:rPr>
          <w:rFonts w:ascii="Consolas" w:hAnsi="Consolas" w:cs="Consolas"/>
          <w:noProof/>
          <w:sz w:val="18"/>
          <w:lang w:eastAsia="sl-SI"/>
        </w:rPr>
        <w:t xml:space="preserve"> </w:t>
      </w:r>
      <w:r>
        <w:rPr>
          <w:noProof/>
          <w:lang w:eastAsia="sl-SI"/>
        </w:rPr>
        <w:t>če</w:t>
      </w:r>
      <w:r w:rsidR="002D1743">
        <w:rPr>
          <w:noProof/>
          <w:lang w:eastAsia="sl-SI"/>
        </w:rPr>
        <w:t xml:space="preserve"> </w:t>
      </w:r>
      <w:r w:rsidR="00995A67">
        <w:rPr>
          <w:noProof/>
          <w:lang w:eastAsia="sl-SI"/>
        </w:rPr>
        <w:t xml:space="preserve">predhodno orodje </w:t>
      </w:r>
      <w:r>
        <w:rPr>
          <w:noProof/>
          <w:lang w:eastAsia="sl-SI"/>
        </w:rPr>
        <w:t xml:space="preserve">ne bostaja). V </w:t>
      </w:r>
      <w:r w:rsidRPr="00995A67">
        <w:rPr>
          <w:i/>
          <w:noProof/>
          <w:lang w:eastAsia="sl-SI"/>
        </w:rPr>
        <w:t>ToolWrapper</w:t>
      </w:r>
      <w:r>
        <w:rPr>
          <w:noProof/>
          <w:lang w:eastAsia="sl-SI"/>
        </w:rPr>
        <w:t xml:space="preserve">-ju pa se nahaja tudi samo orodje ki ga dobimo z metodo </w:t>
      </w:r>
      <w:r w:rsidRPr="00995A67">
        <w:rPr>
          <w:rFonts w:ascii="Consolas" w:hAnsi="Consolas" w:cs="Consolas"/>
          <w:noProof/>
          <w:sz w:val="18"/>
          <w:lang w:eastAsia="sl-SI"/>
        </w:rPr>
        <w:t>getNodeGenericTool</w:t>
      </w:r>
      <w:r>
        <w:rPr>
          <w:noProof/>
          <w:lang w:eastAsia="sl-SI"/>
        </w:rPr>
        <w:t>.</w:t>
      </w:r>
    </w:p>
    <w:p w:rsidR="007D476D" w:rsidRDefault="00DB461C" w:rsidP="007D476D">
      <w:r>
        <w:rPr>
          <w:noProof/>
          <w:lang w:eastAsia="sl-SI"/>
        </w:rPr>
        <w:lastRenderedPageBreak/>
        <w:drawing>
          <wp:inline distT="0" distB="0" distL="0" distR="0">
            <wp:extent cx="2282400" cy="2113200"/>
            <wp:effectExtent l="0" t="0" r="381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206" t="26345" r="50248" b="31388"/>
                    <a:stretch/>
                  </pic:blipFill>
                  <pic:spPr bwMode="auto">
                    <a:xfrm>
                      <a:off x="0" y="0"/>
                      <a:ext cx="2282400" cy="2113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A2B15" w:rsidRDefault="005A2B15" w:rsidP="007D476D"/>
    <w:p w:rsidR="005A2B15" w:rsidRDefault="0030324D" w:rsidP="005056F9">
      <w:pPr>
        <w:pStyle w:val="ListParagraph"/>
        <w:numPr>
          <w:ilvl w:val="0"/>
          <w:numId w:val="3"/>
        </w:numPr>
      </w:pPr>
      <w:r>
        <w:t xml:space="preserve">Aplikacija omogoča shranjevanje in nalaganje delovne površine z vsemi nastavitvami. Akcije se izvedejo v modulu </w:t>
      </w:r>
      <w:r w:rsidRPr="005056F9">
        <w:rPr>
          <w:i/>
        </w:rPr>
        <w:t>ToolGraph</w:t>
      </w:r>
      <w:r>
        <w:t xml:space="preserve"> in je kombinacija XML strukture in </w:t>
      </w:r>
      <w:r w:rsidR="003A5A31" w:rsidRPr="003A5A31">
        <w:t>serializacij</w:t>
      </w:r>
      <w:r w:rsidR="003A5A31">
        <w:t xml:space="preserve">e objektov. Shrani se samo delovna površina (vozlišča in povezave) ter orodja vezana na njo (objekti ki dedujejo </w:t>
      </w:r>
      <w:r w:rsidR="003A5A31" w:rsidRPr="00C558EE">
        <w:rPr>
          <w:i/>
          <w:lang w:eastAsia="sl-SI"/>
        </w:rPr>
        <w:t>AbstractGenericTool</w:t>
      </w:r>
      <w:r w:rsidR="003A5A31">
        <w:rPr>
          <w:lang w:eastAsia="sl-SI"/>
        </w:rPr>
        <w:t>). Grafični urejevalnik posameznega orodja se ne shrani, zato moramo poskrbeti da se vsebina na maski prenese na objekt.</w:t>
      </w:r>
      <w:r w:rsidR="008830E4">
        <w:rPr>
          <w:lang w:eastAsia="sl-SI"/>
        </w:rPr>
        <w:t xml:space="preserve"> To lahko naredimo na dva načina. Lahko poslušamo na spremembe na maski ter podatke istočasno zapisujemo na objekt lahko pa prepišemo (</w:t>
      </w:r>
      <w:r w:rsidR="008830E4" w:rsidRPr="005056F9">
        <w:rPr>
          <w:rFonts w:ascii="Consolas" w:hAnsi="Consolas" w:cs="Consolas"/>
          <w:noProof/>
          <w:sz w:val="18"/>
          <w:lang w:eastAsia="sl-SI"/>
        </w:rPr>
        <w:t>@Override</w:t>
      </w:r>
      <w:r w:rsidR="008830E4">
        <w:rPr>
          <w:lang w:eastAsia="sl-SI"/>
        </w:rPr>
        <w:t xml:space="preserve">) metodo </w:t>
      </w:r>
      <w:r w:rsidR="008830E4" w:rsidRPr="005056F9">
        <w:rPr>
          <w:rFonts w:ascii="Consolas" w:hAnsi="Consolas" w:cs="Consolas"/>
          <w:noProof/>
          <w:sz w:val="18"/>
          <w:lang w:eastAsia="sl-SI"/>
        </w:rPr>
        <w:t>doSave()</w:t>
      </w:r>
      <w:r w:rsidR="008830E4">
        <w:rPr>
          <w:lang w:eastAsia="sl-SI"/>
        </w:rPr>
        <w:t xml:space="preserve">, ki se nahaja v razredu </w:t>
      </w:r>
      <w:r w:rsidR="008830E4" w:rsidRPr="005056F9">
        <w:rPr>
          <w:i/>
          <w:lang w:eastAsia="sl-SI"/>
        </w:rPr>
        <w:t>ToolTopComponent</w:t>
      </w:r>
      <w:r w:rsidR="008830E4">
        <w:rPr>
          <w:lang w:eastAsia="sl-SI"/>
        </w:rPr>
        <w:t>.</w:t>
      </w:r>
    </w:p>
    <w:p w:rsidR="008830E4" w:rsidRPr="005056F9" w:rsidRDefault="008830E4" w:rsidP="005056F9">
      <w:pPr>
        <w:pStyle w:val="ListParagraph"/>
        <w:rPr>
          <w:rFonts w:ascii="Consolas" w:hAnsi="Consolas" w:cs="Consolas"/>
          <w:noProof/>
          <w:sz w:val="18"/>
          <w:lang w:eastAsia="sl-SI"/>
        </w:rPr>
      </w:pPr>
      <w:r>
        <w:t xml:space="preserve">Za demonstracijo bomo </w:t>
      </w:r>
      <w:r w:rsidR="000F0ED2">
        <w:t xml:space="preserve">na našo masko dodali še komponento </w:t>
      </w:r>
      <w:r w:rsidR="000F0ED2" w:rsidRPr="005056F9">
        <w:rPr>
          <w:i/>
        </w:rPr>
        <w:t>J</w:t>
      </w:r>
      <w:r w:rsidR="000F0ED2">
        <w:rPr>
          <w:i/>
        </w:rPr>
        <w:t>TextField</w:t>
      </w:r>
      <w:r w:rsidR="000F0ED2">
        <w:t xml:space="preserve">, katere vrednost se bo shranila v naš </w:t>
      </w:r>
      <w:r w:rsidR="000F0ED2" w:rsidRPr="005056F9">
        <w:rPr>
          <w:i/>
        </w:rPr>
        <w:t>DemoModulTool</w:t>
      </w:r>
      <w:r w:rsidR="000F0ED2">
        <w:t xml:space="preserve">. V </w:t>
      </w:r>
      <w:r w:rsidR="000F0ED2" w:rsidRPr="00E520F6">
        <w:rPr>
          <w:i/>
        </w:rPr>
        <w:t>DemoModulTool</w:t>
      </w:r>
      <w:r w:rsidR="000F0ED2">
        <w:t xml:space="preserve"> dodamo novo spremenljivko </w:t>
      </w:r>
      <w:r w:rsidR="000F0ED2" w:rsidRPr="005056F9">
        <w:rPr>
          <w:rFonts w:ascii="Consolas" w:hAnsi="Consolas" w:cs="Consolas"/>
          <w:noProof/>
          <w:sz w:val="18"/>
          <w:lang w:eastAsia="sl-SI"/>
        </w:rPr>
        <w:t>savedText</w:t>
      </w:r>
      <w:r w:rsidR="000F0ED2">
        <w:t xml:space="preserve"> tipa </w:t>
      </w:r>
      <w:r w:rsidR="000F0ED2" w:rsidRPr="005056F9">
        <w:rPr>
          <w:rFonts w:ascii="Consolas" w:hAnsi="Consolas" w:cs="Consolas"/>
          <w:noProof/>
          <w:sz w:val="18"/>
          <w:lang w:eastAsia="sl-SI"/>
        </w:rPr>
        <w:t>String</w:t>
      </w:r>
      <w:r w:rsidR="000F0ED2">
        <w:t xml:space="preserve"> ter kreiramo </w:t>
      </w:r>
      <w:r w:rsidR="000F0ED2" w:rsidRPr="005056F9">
        <w:rPr>
          <w:rFonts w:ascii="Consolas" w:hAnsi="Consolas" w:cs="Consolas"/>
          <w:noProof/>
          <w:sz w:val="18"/>
          <w:lang w:eastAsia="sl-SI"/>
        </w:rPr>
        <w:t>set</w:t>
      </w:r>
      <w:r w:rsidR="000F0ED2">
        <w:t xml:space="preserve"> in </w:t>
      </w:r>
      <w:r w:rsidR="000F0ED2" w:rsidRPr="005056F9">
        <w:rPr>
          <w:rFonts w:ascii="Consolas" w:hAnsi="Consolas" w:cs="Consolas"/>
          <w:noProof/>
          <w:sz w:val="18"/>
          <w:lang w:eastAsia="sl-SI"/>
        </w:rPr>
        <w:t>get</w:t>
      </w:r>
      <w:r w:rsidR="000F0ED2">
        <w:t xml:space="preserve"> metodi. </w:t>
      </w:r>
      <w:r w:rsidR="00DC258E" w:rsidRPr="00E520F6">
        <w:rPr>
          <w:i/>
        </w:rPr>
        <w:t>J</w:t>
      </w:r>
      <w:r w:rsidR="00DC258E">
        <w:rPr>
          <w:i/>
        </w:rPr>
        <w:t>TextField</w:t>
      </w:r>
      <w:r w:rsidR="00DC258E">
        <w:t xml:space="preserve"> dodamo </w:t>
      </w:r>
      <w:r w:rsidR="00DC258E" w:rsidRPr="005056F9">
        <w:rPr>
          <w:i/>
        </w:rPr>
        <w:t>focusLost event</w:t>
      </w:r>
      <w:r w:rsidR="00DC258E">
        <w:t xml:space="preserve"> kjer dodamo kodo za shranjevanje teksta.</w:t>
      </w:r>
    </w:p>
    <w:p w:rsidR="00DC258E" w:rsidRPr="00DC258E" w:rsidRDefault="00DC258E" w:rsidP="00DC258E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8F8F8"/>
        <w:spacing w:after="0" w:line="240" w:lineRule="auto"/>
        <w:rPr>
          <w:rFonts w:ascii="Consolas" w:hAnsi="Consolas" w:cs="Consolas"/>
          <w:sz w:val="16"/>
          <w:szCs w:val="16"/>
        </w:rPr>
      </w:pPr>
      <w:r w:rsidRPr="00DC258E">
        <w:rPr>
          <w:rFonts w:ascii="Consolas" w:hAnsi="Consolas" w:cs="Consolas"/>
          <w:sz w:val="16"/>
          <w:szCs w:val="16"/>
        </w:rPr>
        <w:t>private void jTextField1FocusLost(java.awt.event.FocusEvent evt) {</w:t>
      </w:r>
    </w:p>
    <w:p w:rsidR="00DC258E" w:rsidRPr="00DC258E" w:rsidRDefault="00DC258E" w:rsidP="00DC258E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8F8F8"/>
        <w:spacing w:after="0" w:line="240" w:lineRule="auto"/>
        <w:rPr>
          <w:rFonts w:ascii="Consolas" w:hAnsi="Consolas" w:cs="Consolas"/>
          <w:sz w:val="16"/>
          <w:szCs w:val="16"/>
        </w:rPr>
      </w:pPr>
      <w:r w:rsidRPr="00DC258E">
        <w:rPr>
          <w:rFonts w:ascii="Consolas" w:hAnsi="Consolas" w:cs="Consolas"/>
          <w:sz w:val="16"/>
          <w:szCs w:val="16"/>
        </w:rPr>
        <w:t xml:space="preserve">        ((DemoModulTool)getGenericTool()).setSavedText(jTextField1.getText());</w:t>
      </w:r>
    </w:p>
    <w:p w:rsidR="00DC258E" w:rsidRDefault="00DC258E" w:rsidP="005056F9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8F8F8"/>
        <w:spacing w:after="0" w:line="240" w:lineRule="auto"/>
        <w:rPr>
          <w:rFonts w:ascii="Consolas" w:hAnsi="Consolas" w:cs="Consolas"/>
          <w:sz w:val="16"/>
          <w:szCs w:val="16"/>
        </w:rPr>
      </w:pPr>
      <w:r w:rsidRPr="00DC258E">
        <w:rPr>
          <w:rFonts w:ascii="Consolas" w:hAnsi="Consolas" w:cs="Consolas"/>
          <w:sz w:val="16"/>
          <w:szCs w:val="16"/>
        </w:rPr>
        <w:t xml:space="preserve">    }</w:t>
      </w:r>
    </w:p>
    <w:p w:rsidR="00DC258E" w:rsidRDefault="00DC258E" w:rsidP="005056F9">
      <w:pPr>
        <w:pStyle w:val="ListParagraph"/>
      </w:pPr>
    </w:p>
    <w:p w:rsidR="00DC258E" w:rsidRDefault="00DC258E" w:rsidP="005056F9">
      <w:pPr>
        <w:pStyle w:val="ListParagraph"/>
      </w:pPr>
      <w:r>
        <w:t xml:space="preserve">Metoda </w:t>
      </w:r>
      <w:r w:rsidRPr="00DC258E">
        <w:rPr>
          <w:rFonts w:ascii="Consolas" w:hAnsi="Consolas" w:cs="Consolas"/>
          <w:sz w:val="16"/>
          <w:szCs w:val="16"/>
        </w:rPr>
        <w:t>getGenericTool()</w:t>
      </w:r>
      <w:r>
        <w:rPr>
          <w:rFonts w:ascii="Consolas" w:hAnsi="Consolas" w:cs="Consolas"/>
          <w:sz w:val="16"/>
          <w:szCs w:val="16"/>
        </w:rPr>
        <w:t xml:space="preserve"> </w:t>
      </w:r>
      <w:r>
        <w:t xml:space="preserve">vrne naš </w:t>
      </w:r>
      <w:r w:rsidRPr="005056F9">
        <w:rPr>
          <w:i/>
        </w:rPr>
        <w:t>DemoModulTool</w:t>
      </w:r>
      <w:r>
        <w:rPr>
          <w:i/>
        </w:rPr>
        <w:t>,</w:t>
      </w:r>
      <w:r>
        <w:t xml:space="preserve"> od koder lahko dostopamo do </w:t>
      </w:r>
      <w:r w:rsidRPr="005056F9">
        <w:rPr>
          <w:rFonts w:ascii="Consolas" w:hAnsi="Consolas" w:cs="Consolas"/>
          <w:noProof/>
          <w:sz w:val="18"/>
          <w:lang w:eastAsia="sl-SI"/>
        </w:rPr>
        <w:t>saveText</w:t>
      </w:r>
      <w:r>
        <w:t xml:space="preserve"> spremenljivke. Tekst bo tako ob shranjevanju serializiran, še vedno pa se ne prikaže če naložimo shranjeno delo. Pri inicializaciji </w:t>
      </w:r>
      <w:r w:rsidRPr="005056F9">
        <w:rPr>
          <w:i/>
        </w:rPr>
        <w:t>DemoModulTopComponent</w:t>
      </w:r>
      <w:r>
        <w:t xml:space="preserve"> moramo ovrednotiti vsa polja ki smo jih shranili. V našem primeru bi na koncu konstruktorja dodali še:</w:t>
      </w:r>
    </w:p>
    <w:p w:rsidR="00DC258E" w:rsidRDefault="00DC258E" w:rsidP="005056F9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8F8F8"/>
        <w:spacing w:after="0" w:line="240" w:lineRule="auto"/>
        <w:rPr>
          <w:rFonts w:ascii="Consolas" w:hAnsi="Consolas" w:cs="Consolas"/>
          <w:sz w:val="16"/>
          <w:szCs w:val="16"/>
        </w:rPr>
      </w:pPr>
      <w:r w:rsidRPr="005056F9">
        <w:rPr>
          <w:rFonts w:ascii="Consolas" w:hAnsi="Consolas" w:cs="Consolas"/>
          <w:sz w:val="16"/>
          <w:szCs w:val="16"/>
        </w:rPr>
        <w:t>setToolTipText(Bundle.HINT_DemoModulTopComponent());</w:t>
      </w:r>
    </w:p>
    <w:p w:rsidR="00DC258E" w:rsidRDefault="00DC258E"/>
    <w:p w:rsidR="00DC258E" w:rsidRPr="00DC258E" w:rsidRDefault="00984734" w:rsidP="00130C37">
      <w:pPr>
        <w:ind w:left="708"/>
      </w:pPr>
      <w:r>
        <w:t xml:space="preserve">Če imamo v našem orodju spremenljivke, ki ne želimo da se shranijo (npr. izračun podatkov) jim moramo ob deklaraciji predpisati tip </w:t>
      </w:r>
      <w:r w:rsidRPr="005056F9">
        <w:rPr>
          <w:i/>
        </w:rPr>
        <w:t>transient</w:t>
      </w:r>
      <w:r>
        <w:t xml:space="preserve"> (npr. </w:t>
      </w:r>
      <w:r w:rsidRPr="005056F9">
        <w:rPr>
          <w:rFonts w:ascii="Consolas" w:hAnsi="Consolas" w:cs="Consolas"/>
          <w:noProof/>
          <w:sz w:val="18"/>
          <w:lang w:eastAsia="sl-SI"/>
        </w:rPr>
        <w:t>private transient String s</w:t>
      </w:r>
      <w:r w:rsidRPr="00984734">
        <w:t>;</w:t>
      </w:r>
      <w:r>
        <w:t>).</w:t>
      </w:r>
    </w:p>
    <w:sectPr w:rsidR="00DC258E" w:rsidRPr="00DC258E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EE"/>
    <w:family w:val="swiss"/>
    <w:pitch w:val="variable"/>
    <w:sig w:usb0="A00002EF" w:usb1="4000207B" w:usb2="00000000" w:usb3="00000000" w:csb0="000000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EE"/>
    <w:family w:val="modern"/>
    <w:pitch w:val="fixed"/>
    <w:sig w:usb0="E10002FF" w:usb1="4000FCFF" w:usb2="00000009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2C84728"/>
    <w:multiLevelType w:val="hybridMultilevel"/>
    <w:tmpl w:val="174C16C4"/>
    <w:lvl w:ilvl="0" w:tplc="042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32A633C"/>
    <w:multiLevelType w:val="hybridMultilevel"/>
    <w:tmpl w:val="9FD8C836"/>
    <w:lvl w:ilvl="0" w:tplc="0424000F">
      <w:start w:val="1"/>
      <w:numFmt w:val="decimal"/>
      <w:lvlText w:val="%1."/>
      <w:lvlJc w:val="left"/>
      <w:pPr>
        <w:ind w:left="720" w:hanging="360"/>
      </w:pPr>
    </w:lvl>
    <w:lvl w:ilvl="1" w:tplc="04240019" w:tentative="1">
      <w:start w:val="1"/>
      <w:numFmt w:val="lowerLetter"/>
      <w:lvlText w:val="%2."/>
      <w:lvlJc w:val="left"/>
      <w:pPr>
        <w:ind w:left="1440" w:hanging="360"/>
      </w:pPr>
    </w:lvl>
    <w:lvl w:ilvl="2" w:tplc="0424001B" w:tentative="1">
      <w:start w:val="1"/>
      <w:numFmt w:val="lowerRoman"/>
      <w:lvlText w:val="%3."/>
      <w:lvlJc w:val="right"/>
      <w:pPr>
        <w:ind w:left="2160" w:hanging="180"/>
      </w:pPr>
    </w:lvl>
    <w:lvl w:ilvl="3" w:tplc="0424000F" w:tentative="1">
      <w:start w:val="1"/>
      <w:numFmt w:val="decimal"/>
      <w:lvlText w:val="%4."/>
      <w:lvlJc w:val="left"/>
      <w:pPr>
        <w:ind w:left="2880" w:hanging="360"/>
      </w:pPr>
    </w:lvl>
    <w:lvl w:ilvl="4" w:tplc="04240019" w:tentative="1">
      <w:start w:val="1"/>
      <w:numFmt w:val="lowerLetter"/>
      <w:lvlText w:val="%5."/>
      <w:lvlJc w:val="left"/>
      <w:pPr>
        <w:ind w:left="3600" w:hanging="360"/>
      </w:pPr>
    </w:lvl>
    <w:lvl w:ilvl="5" w:tplc="0424001B" w:tentative="1">
      <w:start w:val="1"/>
      <w:numFmt w:val="lowerRoman"/>
      <w:lvlText w:val="%6."/>
      <w:lvlJc w:val="right"/>
      <w:pPr>
        <w:ind w:left="4320" w:hanging="180"/>
      </w:pPr>
    </w:lvl>
    <w:lvl w:ilvl="6" w:tplc="0424000F" w:tentative="1">
      <w:start w:val="1"/>
      <w:numFmt w:val="decimal"/>
      <w:lvlText w:val="%7."/>
      <w:lvlJc w:val="left"/>
      <w:pPr>
        <w:ind w:left="5040" w:hanging="360"/>
      </w:pPr>
    </w:lvl>
    <w:lvl w:ilvl="7" w:tplc="04240019" w:tentative="1">
      <w:start w:val="1"/>
      <w:numFmt w:val="lowerLetter"/>
      <w:lvlText w:val="%8."/>
      <w:lvlJc w:val="left"/>
      <w:pPr>
        <w:ind w:left="5760" w:hanging="360"/>
      </w:pPr>
    </w:lvl>
    <w:lvl w:ilvl="8" w:tplc="042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C2A7801"/>
    <w:multiLevelType w:val="hybridMultilevel"/>
    <w:tmpl w:val="378C72C2"/>
    <w:lvl w:ilvl="0" w:tplc="0424000F">
      <w:start w:val="1"/>
      <w:numFmt w:val="decimal"/>
      <w:lvlText w:val="%1."/>
      <w:lvlJc w:val="left"/>
      <w:pPr>
        <w:ind w:left="360" w:hanging="360"/>
      </w:pPr>
    </w:lvl>
    <w:lvl w:ilvl="1" w:tplc="04240019" w:tentative="1">
      <w:start w:val="1"/>
      <w:numFmt w:val="lowerLetter"/>
      <w:lvlText w:val="%2."/>
      <w:lvlJc w:val="left"/>
      <w:pPr>
        <w:ind w:left="1080" w:hanging="360"/>
      </w:pPr>
    </w:lvl>
    <w:lvl w:ilvl="2" w:tplc="0424001B" w:tentative="1">
      <w:start w:val="1"/>
      <w:numFmt w:val="lowerRoman"/>
      <w:lvlText w:val="%3."/>
      <w:lvlJc w:val="right"/>
      <w:pPr>
        <w:ind w:left="1800" w:hanging="180"/>
      </w:pPr>
    </w:lvl>
    <w:lvl w:ilvl="3" w:tplc="0424000F" w:tentative="1">
      <w:start w:val="1"/>
      <w:numFmt w:val="decimal"/>
      <w:lvlText w:val="%4."/>
      <w:lvlJc w:val="left"/>
      <w:pPr>
        <w:ind w:left="2520" w:hanging="360"/>
      </w:pPr>
    </w:lvl>
    <w:lvl w:ilvl="4" w:tplc="04240019" w:tentative="1">
      <w:start w:val="1"/>
      <w:numFmt w:val="lowerLetter"/>
      <w:lvlText w:val="%5."/>
      <w:lvlJc w:val="left"/>
      <w:pPr>
        <w:ind w:left="3240" w:hanging="360"/>
      </w:pPr>
    </w:lvl>
    <w:lvl w:ilvl="5" w:tplc="0424001B" w:tentative="1">
      <w:start w:val="1"/>
      <w:numFmt w:val="lowerRoman"/>
      <w:lvlText w:val="%6."/>
      <w:lvlJc w:val="right"/>
      <w:pPr>
        <w:ind w:left="3960" w:hanging="180"/>
      </w:pPr>
    </w:lvl>
    <w:lvl w:ilvl="6" w:tplc="0424000F" w:tentative="1">
      <w:start w:val="1"/>
      <w:numFmt w:val="decimal"/>
      <w:lvlText w:val="%7."/>
      <w:lvlJc w:val="left"/>
      <w:pPr>
        <w:ind w:left="4680" w:hanging="360"/>
      </w:pPr>
    </w:lvl>
    <w:lvl w:ilvl="7" w:tplc="04240019" w:tentative="1">
      <w:start w:val="1"/>
      <w:numFmt w:val="lowerLetter"/>
      <w:lvlText w:val="%8."/>
      <w:lvlJc w:val="left"/>
      <w:pPr>
        <w:ind w:left="5400" w:hanging="360"/>
      </w:pPr>
    </w:lvl>
    <w:lvl w:ilvl="8" w:tplc="0424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>
    <w:nsid w:val="5E96776E"/>
    <w:multiLevelType w:val="hybridMultilevel"/>
    <w:tmpl w:val="F176DC56"/>
    <w:lvl w:ilvl="0" w:tplc="042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60F73992"/>
    <w:multiLevelType w:val="hybridMultilevel"/>
    <w:tmpl w:val="97A08298"/>
    <w:lvl w:ilvl="0" w:tplc="0424000F">
      <w:start w:val="1"/>
      <w:numFmt w:val="decimal"/>
      <w:lvlText w:val="%1."/>
      <w:lvlJc w:val="left"/>
      <w:pPr>
        <w:ind w:left="720" w:hanging="360"/>
      </w:pPr>
    </w:lvl>
    <w:lvl w:ilvl="1" w:tplc="04240019" w:tentative="1">
      <w:start w:val="1"/>
      <w:numFmt w:val="lowerLetter"/>
      <w:lvlText w:val="%2."/>
      <w:lvlJc w:val="left"/>
      <w:pPr>
        <w:ind w:left="1440" w:hanging="360"/>
      </w:pPr>
    </w:lvl>
    <w:lvl w:ilvl="2" w:tplc="0424001B" w:tentative="1">
      <w:start w:val="1"/>
      <w:numFmt w:val="lowerRoman"/>
      <w:lvlText w:val="%3."/>
      <w:lvlJc w:val="right"/>
      <w:pPr>
        <w:ind w:left="2160" w:hanging="180"/>
      </w:pPr>
    </w:lvl>
    <w:lvl w:ilvl="3" w:tplc="0424000F" w:tentative="1">
      <w:start w:val="1"/>
      <w:numFmt w:val="decimal"/>
      <w:lvlText w:val="%4."/>
      <w:lvlJc w:val="left"/>
      <w:pPr>
        <w:ind w:left="2880" w:hanging="360"/>
      </w:pPr>
    </w:lvl>
    <w:lvl w:ilvl="4" w:tplc="04240019" w:tentative="1">
      <w:start w:val="1"/>
      <w:numFmt w:val="lowerLetter"/>
      <w:lvlText w:val="%5."/>
      <w:lvlJc w:val="left"/>
      <w:pPr>
        <w:ind w:left="3600" w:hanging="360"/>
      </w:pPr>
    </w:lvl>
    <w:lvl w:ilvl="5" w:tplc="0424001B" w:tentative="1">
      <w:start w:val="1"/>
      <w:numFmt w:val="lowerRoman"/>
      <w:lvlText w:val="%6."/>
      <w:lvlJc w:val="right"/>
      <w:pPr>
        <w:ind w:left="4320" w:hanging="180"/>
      </w:pPr>
    </w:lvl>
    <w:lvl w:ilvl="6" w:tplc="0424000F" w:tentative="1">
      <w:start w:val="1"/>
      <w:numFmt w:val="decimal"/>
      <w:lvlText w:val="%7."/>
      <w:lvlJc w:val="left"/>
      <w:pPr>
        <w:ind w:left="5040" w:hanging="360"/>
      </w:pPr>
    </w:lvl>
    <w:lvl w:ilvl="7" w:tplc="04240019" w:tentative="1">
      <w:start w:val="1"/>
      <w:numFmt w:val="lowerLetter"/>
      <w:lvlText w:val="%8."/>
      <w:lvlJc w:val="left"/>
      <w:pPr>
        <w:ind w:left="5760" w:hanging="360"/>
      </w:pPr>
    </w:lvl>
    <w:lvl w:ilvl="8" w:tplc="042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66436355"/>
    <w:multiLevelType w:val="hybridMultilevel"/>
    <w:tmpl w:val="DB26D462"/>
    <w:lvl w:ilvl="0" w:tplc="042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6F8A57CF"/>
    <w:multiLevelType w:val="hybridMultilevel"/>
    <w:tmpl w:val="F138957A"/>
    <w:lvl w:ilvl="0" w:tplc="0424000F">
      <w:start w:val="1"/>
      <w:numFmt w:val="decimal"/>
      <w:lvlText w:val="%1."/>
      <w:lvlJc w:val="left"/>
      <w:pPr>
        <w:ind w:left="720" w:hanging="360"/>
      </w:pPr>
    </w:lvl>
    <w:lvl w:ilvl="1" w:tplc="04240019" w:tentative="1">
      <w:start w:val="1"/>
      <w:numFmt w:val="lowerLetter"/>
      <w:lvlText w:val="%2."/>
      <w:lvlJc w:val="left"/>
      <w:pPr>
        <w:ind w:left="1440" w:hanging="360"/>
      </w:pPr>
    </w:lvl>
    <w:lvl w:ilvl="2" w:tplc="0424001B" w:tentative="1">
      <w:start w:val="1"/>
      <w:numFmt w:val="lowerRoman"/>
      <w:lvlText w:val="%3."/>
      <w:lvlJc w:val="right"/>
      <w:pPr>
        <w:ind w:left="2160" w:hanging="180"/>
      </w:pPr>
    </w:lvl>
    <w:lvl w:ilvl="3" w:tplc="0424000F" w:tentative="1">
      <w:start w:val="1"/>
      <w:numFmt w:val="decimal"/>
      <w:lvlText w:val="%4."/>
      <w:lvlJc w:val="left"/>
      <w:pPr>
        <w:ind w:left="2880" w:hanging="360"/>
      </w:pPr>
    </w:lvl>
    <w:lvl w:ilvl="4" w:tplc="04240019" w:tentative="1">
      <w:start w:val="1"/>
      <w:numFmt w:val="lowerLetter"/>
      <w:lvlText w:val="%5."/>
      <w:lvlJc w:val="left"/>
      <w:pPr>
        <w:ind w:left="3600" w:hanging="360"/>
      </w:pPr>
    </w:lvl>
    <w:lvl w:ilvl="5" w:tplc="0424001B" w:tentative="1">
      <w:start w:val="1"/>
      <w:numFmt w:val="lowerRoman"/>
      <w:lvlText w:val="%6."/>
      <w:lvlJc w:val="right"/>
      <w:pPr>
        <w:ind w:left="4320" w:hanging="180"/>
      </w:pPr>
    </w:lvl>
    <w:lvl w:ilvl="6" w:tplc="0424000F" w:tentative="1">
      <w:start w:val="1"/>
      <w:numFmt w:val="decimal"/>
      <w:lvlText w:val="%7."/>
      <w:lvlJc w:val="left"/>
      <w:pPr>
        <w:ind w:left="5040" w:hanging="360"/>
      </w:pPr>
    </w:lvl>
    <w:lvl w:ilvl="7" w:tplc="04240019" w:tentative="1">
      <w:start w:val="1"/>
      <w:numFmt w:val="lowerLetter"/>
      <w:lvlText w:val="%8."/>
      <w:lvlJc w:val="left"/>
      <w:pPr>
        <w:ind w:left="5760" w:hanging="360"/>
      </w:pPr>
    </w:lvl>
    <w:lvl w:ilvl="8" w:tplc="042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78233422"/>
    <w:multiLevelType w:val="hybridMultilevel"/>
    <w:tmpl w:val="8DCC650A"/>
    <w:lvl w:ilvl="0" w:tplc="53D46612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hint="default"/>
        <w:sz w:val="22"/>
        <w:szCs w:val="22"/>
      </w:rPr>
    </w:lvl>
    <w:lvl w:ilvl="1" w:tplc="04240019" w:tentative="1">
      <w:start w:val="1"/>
      <w:numFmt w:val="lowerLetter"/>
      <w:lvlText w:val="%2."/>
      <w:lvlJc w:val="left"/>
      <w:pPr>
        <w:ind w:left="1440" w:hanging="360"/>
      </w:pPr>
    </w:lvl>
    <w:lvl w:ilvl="2" w:tplc="0424001B" w:tentative="1">
      <w:start w:val="1"/>
      <w:numFmt w:val="lowerRoman"/>
      <w:lvlText w:val="%3."/>
      <w:lvlJc w:val="right"/>
      <w:pPr>
        <w:ind w:left="2160" w:hanging="180"/>
      </w:pPr>
    </w:lvl>
    <w:lvl w:ilvl="3" w:tplc="0424000F" w:tentative="1">
      <w:start w:val="1"/>
      <w:numFmt w:val="decimal"/>
      <w:lvlText w:val="%4."/>
      <w:lvlJc w:val="left"/>
      <w:pPr>
        <w:ind w:left="2880" w:hanging="360"/>
      </w:pPr>
    </w:lvl>
    <w:lvl w:ilvl="4" w:tplc="04240019" w:tentative="1">
      <w:start w:val="1"/>
      <w:numFmt w:val="lowerLetter"/>
      <w:lvlText w:val="%5."/>
      <w:lvlJc w:val="left"/>
      <w:pPr>
        <w:ind w:left="3600" w:hanging="360"/>
      </w:pPr>
    </w:lvl>
    <w:lvl w:ilvl="5" w:tplc="0424001B" w:tentative="1">
      <w:start w:val="1"/>
      <w:numFmt w:val="lowerRoman"/>
      <w:lvlText w:val="%6."/>
      <w:lvlJc w:val="right"/>
      <w:pPr>
        <w:ind w:left="4320" w:hanging="180"/>
      </w:pPr>
    </w:lvl>
    <w:lvl w:ilvl="6" w:tplc="0424000F" w:tentative="1">
      <w:start w:val="1"/>
      <w:numFmt w:val="decimal"/>
      <w:lvlText w:val="%7."/>
      <w:lvlJc w:val="left"/>
      <w:pPr>
        <w:ind w:left="5040" w:hanging="360"/>
      </w:pPr>
    </w:lvl>
    <w:lvl w:ilvl="7" w:tplc="04240019" w:tentative="1">
      <w:start w:val="1"/>
      <w:numFmt w:val="lowerLetter"/>
      <w:lvlText w:val="%8."/>
      <w:lvlJc w:val="left"/>
      <w:pPr>
        <w:ind w:left="5760" w:hanging="360"/>
      </w:pPr>
    </w:lvl>
    <w:lvl w:ilvl="8" w:tplc="0424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5"/>
  </w:num>
  <w:num w:numId="3">
    <w:abstractNumId w:val="7"/>
  </w:num>
  <w:num w:numId="4">
    <w:abstractNumId w:val="1"/>
  </w:num>
  <w:num w:numId="5">
    <w:abstractNumId w:val="6"/>
  </w:num>
  <w:num w:numId="6">
    <w:abstractNumId w:val="4"/>
  </w:num>
  <w:num w:numId="7">
    <w:abstractNumId w:val="2"/>
  </w:num>
  <w:num w:numId="8">
    <w:abstractNumId w:val="0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Sašo Petrovič">
    <w15:presenceInfo w15:providerId="Windows Live" w15:userId="dca990fed1ba00fe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26B9A"/>
    <w:rsid w:val="0004560E"/>
    <w:rsid w:val="00062EC0"/>
    <w:rsid w:val="00065BE1"/>
    <w:rsid w:val="00081D8D"/>
    <w:rsid w:val="00096E7B"/>
    <w:rsid w:val="000E0257"/>
    <w:rsid w:val="000F0ED2"/>
    <w:rsid w:val="00130C37"/>
    <w:rsid w:val="0013563E"/>
    <w:rsid w:val="00151629"/>
    <w:rsid w:val="001633A1"/>
    <w:rsid w:val="001B0E4F"/>
    <w:rsid w:val="001F7FD3"/>
    <w:rsid w:val="0021481B"/>
    <w:rsid w:val="0026107D"/>
    <w:rsid w:val="002A5DCF"/>
    <w:rsid w:val="002D1743"/>
    <w:rsid w:val="0030324D"/>
    <w:rsid w:val="00331B75"/>
    <w:rsid w:val="003A5A31"/>
    <w:rsid w:val="00402A37"/>
    <w:rsid w:val="00457E41"/>
    <w:rsid w:val="00486C4A"/>
    <w:rsid w:val="004B30A1"/>
    <w:rsid w:val="004C16D1"/>
    <w:rsid w:val="004E2C51"/>
    <w:rsid w:val="005056F9"/>
    <w:rsid w:val="00543D96"/>
    <w:rsid w:val="00580588"/>
    <w:rsid w:val="005A2B15"/>
    <w:rsid w:val="005D3B73"/>
    <w:rsid w:val="005E0516"/>
    <w:rsid w:val="005E638E"/>
    <w:rsid w:val="00617FD4"/>
    <w:rsid w:val="00686C4D"/>
    <w:rsid w:val="00692372"/>
    <w:rsid w:val="006A5044"/>
    <w:rsid w:val="006E3816"/>
    <w:rsid w:val="006F4D46"/>
    <w:rsid w:val="007200CD"/>
    <w:rsid w:val="0072546F"/>
    <w:rsid w:val="00761326"/>
    <w:rsid w:val="007702AE"/>
    <w:rsid w:val="007C5CD9"/>
    <w:rsid w:val="007D476D"/>
    <w:rsid w:val="007E4026"/>
    <w:rsid w:val="008310EA"/>
    <w:rsid w:val="008440BC"/>
    <w:rsid w:val="00877F07"/>
    <w:rsid w:val="008830E4"/>
    <w:rsid w:val="008F4257"/>
    <w:rsid w:val="00926B9A"/>
    <w:rsid w:val="00984734"/>
    <w:rsid w:val="00995A67"/>
    <w:rsid w:val="009D41C8"/>
    <w:rsid w:val="00A33946"/>
    <w:rsid w:val="00A46826"/>
    <w:rsid w:val="00A66039"/>
    <w:rsid w:val="00B456B8"/>
    <w:rsid w:val="00B625CC"/>
    <w:rsid w:val="00B749BE"/>
    <w:rsid w:val="00B8098D"/>
    <w:rsid w:val="00C558EE"/>
    <w:rsid w:val="00C6517B"/>
    <w:rsid w:val="00C7790A"/>
    <w:rsid w:val="00CB13F6"/>
    <w:rsid w:val="00D00B1D"/>
    <w:rsid w:val="00D82B64"/>
    <w:rsid w:val="00DA05FF"/>
    <w:rsid w:val="00DB461C"/>
    <w:rsid w:val="00DC258E"/>
    <w:rsid w:val="00DD1E00"/>
    <w:rsid w:val="00DF74F9"/>
    <w:rsid w:val="00E249C3"/>
    <w:rsid w:val="00E3642C"/>
    <w:rsid w:val="00E675D7"/>
    <w:rsid w:val="00E9239C"/>
    <w:rsid w:val="00F006DF"/>
    <w:rsid w:val="00F444D1"/>
    <w:rsid w:val="00F47234"/>
    <w:rsid w:val="00FC20D8"/>
    <w:rsid w:val="00FD4E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l-SI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5181603F-7F5F-4232-9B63-5F8AE52843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sl-SI" w:eastAsia="en-US" w:bidi="ar-SA"/>
        <w14:ligatures w14:val="standard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26B9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26B9A"/>
    <w:pPr>
      <w:keepNext/>
      <w:keepLines/>
      <w:spacing w:before="16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26B9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926B9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B456B8"/>
    <w:pPr>
      <w:ind w:left="720"/>
      <w:contextualSpacing/>
    </w:pPr>
  </w:style>
  <w:style w:type="paragraph" w:styleId="NoSpacing">
    <w:name w:val="No Spacing"/>
    <w:uiPriority w:val="1"/>
    <w:qFormat/>
    <w:rsid w:val="008440BC"/>
    <w:pPr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sid w:val="005D3B73"/>
    <w:rPr>
      <w:color w:val="0563C1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F425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F4257"/>
    <w:rPr>
      <w:rFonts w:ascii="Tahoma" w:hAnsi="Tahoma" w:cs="Tahoma"/>
      <w:sz w:val="16"/>
      <w:szCs w:val="16"/>
    </w:rPr>
  </w:style>
  <w:style w:type="paragraph" w:styleId="Revision">
    <w:name w:val="Revision"/>
    <w:hidden/>
    <w:uiPriority w:val="99"/>
    <w:semiHidden/>
    <w:rsid w:val="005056F9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yperlink" Target="http://ui.netbeans.org/docs/ui/ws/ws_spec-netbeans_ide.html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microsoft.com/office/2011/relationships/people" Target="peop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929D1B3-545A-48DF-A6B5-72630F470C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2916</TotalTime>
  <Pages>9</Pages>
  <Words>1852</Words>
  <Characters>10560</Characters>
  <Application>Microsoft Office Word</Application>
  <DocSecurity>0</DocSecurity>
  <Lines>88</Lines>
  <Paragraphs>24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Naslov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12388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Sašo Petrovič</dc:creator>
  <cp:lastModifiedBy>Sašo Petrovič</cp:lastModifiedBy>
  <cp:revision>11</cp:revision>
  <cp:lastPrinted>2012-12-06T15:36:00Z</cp:lastPrinted>
  <dcterms:created xsi:type="dcterms:W3CDTF">2012-12-07T18:02:00Z</dcterms:created>
  <dcterms:modified xsi:type="dcterms:W3CDTF">2012-12-16T17:40:00Z</dcterms:modified>
</cp:coreProperties>
</file>